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PAPER DRAFT</w:t>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2021-11-04</w:t>
      </w:r>
    </w:p>
    <w:bookmarkStart w:colFirst="0" w:colLast="0" w:name="bookmark=id.gjdgxs" w:id="0"/>
    <w:bookmarkEnd w:id="0"/>
    <w:p w:rsidR="00000000" w:rsidDel="00000000" w:rsidP="00000000" w:rsidRDefault="00000000" w:rsidRPr="00000000" w14:paraId="00000004">
      <w:pPr>
        <w:pStyle w:val="Heading1"/>
        <w:rPr/>
      </w:pPr>
      <w:r w:rsidDel="00000000" w:rsidR="00000000" w:rsidRPr="00000000">
        <w:rPr>
          <w:rtl w:val="0"/>
        </w:rPr>
        <w:t xml:space="preserve">Title Page</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180" w:lineRule="auto"/>
        <w:rPr>
          <w:color w:val="000000"/>
        </w:rPr>
      </w:pPr>
      <w:sdt>
        <w:sdtPr>
          <w:tag w:val="goog_rdk_0"/>
        </w:sdtPr>
        <w:sdtContent>
          <w:commentRangeStart w:id="0"/>
        </w:sdtContent>
      </w:sdt>
      <w:r w:rsidDel="00000000" w:rsidR="00000000" w:rsidRPr="00000000">
        <w:rPr>
          <w:b w:val="1"/>
          <w:color w:val="000000"/>
          <w:rtl w:val="0"/>
        </w:rPr>
        <w:t xml:space="preserve">Title:</w:t>
      </w:r>
      <w:commentRangeEnd w:id="0"/>
      <w:r w:rsidDel="00000000" w:rsidR="00000000" w:rsidRPr="00000000">
        <w:commentReference w:id="0"/>
      </w:r>
      <w:r w:rsidDel="00000000" w:rsidR="00000000" w:rsidRPr="00000000">
        <w:rPr>
          <w:color w:val="000000"/>
          <w:rtl w:val="0"/>
        </w:rPr>
        <w:t xml:space="preserve"> Polymethylation Scores for Prenatal Maternal Smoke Exposure Persist Until Age 15 and Are Detected in Saliva</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Authors:</w:t>
      </w:r>
      <w:r w:rsidDel="00000000" w:rsidR="00000000" w:rsidRPr="00000000">
        <w:rPr>
          <w:color w:val="000000"/>
          <w:rtl w:val="0"/>
        </w:rPr>
        <w:t xml:space="preserve"> Freida A. Blostein</w:t>
      </w:r>
      <w:sdt>
        <w:sdtPr>
          <w:tag w:val="goog_rdk_1"/>
        </w:sdtPr>
        <w:sdtContent>
          <w:commentRangeStart w:id="1"/>
        </w:sdtContent>
      </w:sdt>
      <w:r w:rsidDel="00000000" w:rsidR="00000000" w:rsidRPr="00000000">
        <w:rPr>
          <w:color w:val="000000"/>
          <w:rtl w:val="0"/>
        </w:rPr>
        <w:t xml:space="preserve">^1</w:t>
      </w:r>
      <w:commentRangeEnd w:id="1"/>
      <w:r w:rsidDel="00000000" w:rsidR="00000000" w:rsidRPr="00000000">
        <w:commentReference w:id="1"/>
      </w:r>
      <w:r w:rsidDel="00000000" w:rsidR="00000000" w:rsidRPr="00000000">
        <w:rPr>
          <w:color w:val="000000"/>
          <w:rtl w:val="0"/>
        </w:rPr>
        <w:t xml:space="preserve">, Jonah Fisher^2, John Dou^1, Lisa Schenper^3, Erin Ware^2 Daniel A. Notterman^3, Colter Mitchell^2, Kelly M. Bakulski^1</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Affiliations:</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^1 Department of Epidemiology, University of Michigan School of Public Health, Ann Arbor, Michigan, United States of America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^2 Institute for Social Research, University of Michigan, Ann Arbor, Michigan, United States of America</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^3 Department of Molecular Biology, Princeton University, Princeton, New Jersey, United States of America</w:t>
      </w:r>
    </w:p>
    <w:bookmarkStart w:colFirst="0" w:colLast="0" w:name="bookmark=id.30j0zll" w:id="1"/>
    <w:bookmarkEnd w:id="1"/>
    <w:p w:rsidR="00000000" w:rsidDel="00000000" w:rsidP="00000000" w:rsidRDefault="00000000" w:rsidRPr="00000000" w14:paraId="0000000B">
      <w:pPr>
        <w:pStyle w:val="Heading1"/>
        <w:rPr/>
      </w:pPr>
      <w:r w:rsidDel="00000000" w:rsidR="00000000" w:rsidRPr="00000000">
        <w:rPr>
          <w:rtl w:val="0"/>
        </w:rPr>
        <w:t xml:space="preserve">Abstract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Background</w:t>
      </w:r>
      <w:r w:rsidDel="00000000" w:rsidR="00000000" w:rsidRPr="00000000">
        <w:rPr>
          <w:color w:val="000000"/>
          <w:rtl w:val="0"/>
        </w:rPr>
        <w:t xml:space="preserve">: Prenatal maternal smoking </w:t>
      </w:r>
      <w:sdt>
        <w:sdtPr>
          <w:tag w:val="goog_rdk_2"/>
        </w:sdtPr>
        <w:sdtContent>
          <w:del w:author="Kelly Bakulski" w:id="0" w:date="2021-11-05T20:19:47Z">
            <w:r w:rsidDel="00000000" w:rsidR="00000000" w:rsidRPr="00000000">
              <w:rPr>
                <w:color w:val="000000"/>
                <w:rtl w:val="0"/>
              </w:rPr>
              <w:delText xml:space="preserve">i</w:delText>
            </w:r>
          </w:del>
        </w:sdtContent>
      </w:sdt>
      <w:sdt>
        <w:sdtPr>
          <w:tag w:val="goog_rdk_3"/>
        </w:sdtPr>
        <w:sdtContent>
          <w:ins w:author="Kelly Bakulski" w:id="0" w:date="2021-11-05T20:19:47Z">
            <w:r w:rsidDel="00000000" w:rsidR="00000000" w:rsidRPr="00000000">
              <w:rPr>
                <w:color w:val="000000"/>
                <w:rtl w:val="0"/>
              </w:rPr>
              <w:t xml:space="preserve">ha</w:t>
            </w:r>
          </w:ins>
        </w:sdtContent>
      </w:sdt>
      <w:r w:rsidDel="00000000" w:rsidR="00000000" w:rsidRPr="00000000">
        <w:rPr>
          <w:color w:val="000000"/>
          <w:rtl w:val="0"/>
        </w:rPr>
        <w:t xml:space="preserve">s</w:t>
      </w:r>
      <w:sdt>
        <w:sdtPr>
          <w:tag w:val="goog_rdk_4"/>
        </w:sdtPr>
        <w:sdtContent>
          <w:del w:author="Kelly Bakulski" w:id="1" w:date="2021-11-05T20:19:45Z">
            <w:r w:rsidDel="00000000" w:rsidR="00000000" w:rsidRPr="00000000">
              <w:rPr>
                <w:color w:val="000000"/>
                <w:rtl w:val="0"/>
              </w:rPr>
              <w:delText xml:space="preserve"> a difficult to measure prenatal exposure with</w:delText>
            </w:r>
          </w:del>
        </w:sdtContent>
      </w:sdt>
      <w:r w:rsidDel="00000000" w:rsidR="00000000" w:rsidRPr="00000000">
        <w:rPr>
          <w:color w:val="000000"/>
          <w:rtl w:val="0"/>
        </w:rPr>
        <w:t xml:space="preserve"> negative implications for child health. DNA methylation signatures </w:t>
      </w:r>
      <w:sdt>
        <w:sdtPr>
          <w:tag w:val="goog_rdk_5"/>
        </w:sdtPr>
        <w:sdtContent>
          <w:del w:author="Kelly Bakulski" w:id="2" w:date="2021-11-05T20:20:06Z">
            <w:r w:rsidDel="00000000" w:rsidR="00000000" w:rsidRPr="00000000">
              <w:rPr>
                <w:color w:val="000000"/>
                <w:rtl w:val="0"/>
              </w:rPr>
              <w:delText xml:space="preserve">in blood and placental samples </w:delText>
            </w:r>
          </w:del>
        </w:sdtContent>
      </w:sdt>
      <w:r w:rsidDel="00000000" w:rsidR="00000000" w:rsidRPr="00000000">
        <w:rPr>
          <w:color w:val="000000"/>
          <w:rtl w:val="0"/>
        </w:rPr>
        <w:t xml:space="preserve">can function as a biomarker of prenatal maternal smoking. However little work has assessed how DNA methylation signatures of prenatal maternal smoking vary across ages, ancestry groups</w:t>
      </w:r>
      <w:sdt>
        <w:sdtPr>
          <w:tag w:val="goog_rdk_6"/>
        </w:sdtPr>
        <w:sdtContent>
          <w:ins w:author="Kelly Bakulski" w:id="3" w:date="2021-11-05T20:20:15Z">
            <w:r w:rsidDel="00000000" w:rsidR="00000000" w:rsidRPr="00000000">
              <w:rPr>
                <w:color w:val="000000"/>
                <w:rtl w:val="0"/>
              </w:rPr>
              <w:t xml:space="preserve">,</w:t>
            </w:r>
          </w:ins>
        </w:sdtContent>
      </w:sdt>
      <w:r w:rsidDel="00000000" w:rsidR="00000000" w:rsidRPr="00000000">
        <w:rPr>
          <w:color w:val="000000"/>
          <w:rtl w:val="0"/>
        </w:rPr>
        <w:t xml:space="preserve"> or tissues. </w:t>
      </w:r>
      <w:sdt>
        <w:sdtPr>
          <w:tag w:val="goog_rdk_7"/>
        </w:sdtPr>
        <w:sdtContent>
          <w:del w:author="Kelly Bakulski" w:id="4" w:date="2021-11-05T20:20:31Z">
            <w:r w:rsidDel="00000000" w:rsidR="00000000" w:rsidRPr="00000000">
              <w:rPr>
                <w:color w:val="000000"/>
                <w:rtl w:val="0"/>
              </w:rPr>
              <w:delText xml:space="preserve">Using children i</w:delText>
            </w:r>
          </w:del>
        </w:sdtContent>
      </w:sdt>
      <w:sdt>
        <w:sdtPr>
          <w:tag w:val="goog_rdk_8"/>
        </w:sdtPr>
        <w:sdtContent>
          <w:ins w:author="Kelly Bakulski" w:id="4" w:date="2021-11-05T20:20:31Z">
            <w:r w:rsidDel="00000000" w:rsidR="00000000" w:rsidRPr="00000000">
              <w:rPr>
                <w:color w:val="000000"/>
                <w:rtl w:val="0"/>
              </w:rPr>
              <w:t xml:space="preserve">I</w:t>
            </w:r>
          </w:ins>
        </w:sdtContent>
      </w:sdt>
      <w:r w:rsidDel="00000000" w:rsidR="00000000" w:rsidRPr="00000000">
        <w:rPr>
          <w:color w:val="000000"/>
          <w:rtl w:val="0"/>
        </w:rPr>
        <w:t xml:space="preserve">n the Fragile Families and Child Wellbeing study, we tested </w:t>
      </w:r>
      <w:sdt>
        <w:sdtPr>
          <w:tag w:val="goog_rdk_9"/>
        </w:sdtPr>
        <w:sdtContent>
          <w:ins w:author="Kelly Bakulski" w:id="5" w:date="2021-11-05T20:20:43Z">
            <w:r w:rsidDel="00000000" w:rsidR="00000000" w:rsidRPr="00000000">
              <w:rPr>
                <w:color w:val="000000"/>
                <w:rtl w:val="0"/>
              </w:rPr>
              <w:t xml:space="preserve">whether</w:t>
            </w:r>
          </w:ins>
        </w:sdtContent>
      </w:sdt>
      <w:sdt>
        <w:sdtPr>
          <w:tag w:val="goog_rdk_10"/>
        </w:sdtPr>
        <w:sdtContent>
          <w:del w:author="Kelly Bakulski" w:id="5" w:date="2021-11-05T20:20:43Z">
            <w:r w:rsidDel="00000000" w:rsidR="00000000" w:rsidRPr="00000000">
              <w:rPr>
                <w:color w:val="000000"/>
                <w:rtl w:val="0"/>
              </w:rPr>
              <w:delText xml:space="preserve">if</w:delText>
            </w:r>
          </w:del>
        </w:sdtContent>
      </w:sdt>
      <w:r w:rsidDel="00000000" w:rsidR="00000000" w:rsidRPr="00000000">
        <w:rPr>
          <w:color w:val="000000"/>
          <w:rtl w:val="0"/>
        </w:rPr>
        <w:t xml:space="preserve"> prenatal maternal smoking </w:t>
      </w:r>
      <w:sdt>
        <w:sdtPr>
          <w:tag w:val="goog_rdk_11"/>
        </w:sdtPr>
        <w:sdtContent>
          <w:del w:author="Kelly Bakulski" w:id="6" w:date="2021-11-05T20:20:47Z">
            <w:r w:rsidDel="00000000" w:rsidR="00000000" w:rsidRPr="00000000">
              <w:rPr>
                <w:color w:val="000000"/>
                <w:rtl w:val="0"/>
              </w:rPr>
              <w:delText xml:space="preserve">i</w:delText>
            </w:r>
          </w:del>
        </w:sdtContent>
      </w:sdt>
      <w:sdt>
        <w:sdtPr>
          <w:tag w:val="goog_rdk_12"/>
        </w:sdtPr>
        <w:sdtContent>
          <w:ins w:author="Kelly Bakulski" w:id="6" w:date="2021-11-05T20:20:47Z">
            <w:r w:rsidDel="00000000" w:rsidR="00000000" w:rsidRPr="00000000">
              <w:rPr>
                <w:color w:val="000000"/>
                <w:rtl w:val="0"/>
              </w:rPr>
              <w:t xml:space="preserve">wa</w:t>
            </w:r>
          </w:ins>
        </w:sdtContent>
      </w:sdt>
      <w:r w:rsidDel="00000000" w:rsidR="00000000" w:rsidRPr="00000000">
        <w:rPr>
          <w:color w:val="000000"/>
          <w:rtl w:val="0"/>
        </w:rPr>
        <w:t xml:space="preserve">s associated with salivary polymethylation scores. We assessed the consistency of associations at ages 9 and 15</w:t>
      </w:r>
      <w:sdt>
        <w:sdtPr>
          <w:tag w:val="goog_rdk_13"/>
        </w:sdtPr>
        <w:sdtContent>
          <w:ins w:author="Kelly Bakulski" w:id="7" w:date="2021-11-05T20:26:22Z">
            <w:r w:rsidDel="00000000" w:rsidR="00000000" w:rsidRPr="00000000">
              <w:rPr>
                <w:color w:val="000000"/>
                <w:rtl w:val="0"/>
              </w:rPr>
              <w:t xml:space="preserve">,</w:t>
            </w:r>
          </w:ins>
        </w:sdtContent>
      </w:sdt>
      <w:r w:rsidDel="00000000" w:rsidR="00000000" w:rsidRPr="00000000">
        <w:rPr>
          <w:color w:val="000000"/>
          <w:rtl w:val="0"/>
        </w:rPr>
        <w:t xml:space="preserve"> </w:t>
      </w:r>
      <w:sdt>
        <w:sdtPr>
          <w:tag w:val="goog_rdk_14"/>
        </w:sdtPr>
        <w:sdtContent>
          <w:del w:author="Kelly Bakulski" w:id="8" w:date="2021-11-05T20:26:24Z">
            <w:r w:rsidDel="00000000" w:rsidR="00000000" w:rsidRPr="00000000">
              <w:rPr>
                <w:color w:val="000000"/>
                <w:rtl w:val="0"/>
              </w:rPr>
              <w:delText xml:space="preserve">and</w:delText>
            </w:r>
          </w:del>
        </w:sdtContent>
      </w:sdt>
      <w:r w:rsidDel="00000000" w:rsidR="00000000" w:rsidRPr="00000000">
        <w:rPr>
          <w:color w:val="000000"/>
          <w:rtl w:val="0"/>
        </w:rPr>
        <w:t xml:space="preserve"> their portability across</w:t>
      </w:r>
      <w:sdt>
        <w:sdtPr>
          <w:tag w:val="goog_rdk_15"/>
        </w:sdtPr>
        <w:sdtContent>
          <w:ins w:author="Kelly Bakulski" w:id="9" w:date="2021-11-05T20:21:04Z">
            <w:r w:rsidDel="00000000" w:rsidR="00000000" w:rsidRPr="00000000">
              <w:rPr>
                <w:color w:val="000000"/>
                <w:rtl w:val="0"/>
              </w:rPr>
              <w:t xml:space="preserve"> participants from</w:t>
            </w:r>
          </w:ins>
        </w:sdtContent>
      </w:sdt>
      <w:r w:rsidDel="00000000" w:rsidR="00000000" w:rsidRPr="00000000">
        <w:rPr>
          <w:color w:val="000000"/>
          <w:rtl w:val="0"/>
        </w:rPr>
        <w:t xml:space="preserve"> African, European</w:t>
      </w:r>
      <w:sdt>
        <w:sdtPr>
          <w:tag w:val="goog_rdk_16"/>
        </w:sdtPr>
        <w:sdtContent>
          <w:ins w:author="Kelly Bakulski" w:id="10" w:date="2021-11-05T20:20:59Z">
            <w:r w:rsidDel="00000000" w:rsidR="00000000" w:rsidRPr="00000000">
              <w:rPr>
                <w:color w:val="000000"/>
                <w:rtl w:val="0"/>
              </w:rPr>
              <w:t xml:space="preserve">,</w:t>
            </w:r>
          </w:ins>
        </w:sdtContent>
      </w:sdt>
      <w:r w:rsidDel="00000000" w:rsidR="00000000" w:rsidRPr="00000000">
        <w:rPr>
          <w:color w:val="000000"/>
          <w:rtl w:val="0"/>
        </w:rPr>
        <w:t xml:space="preserve"> and Hispanic </w:t>
      </w:r>
      <w:sdt>
        <w:sdtPr>
          <w:tag w:val="goog_rdk_17"/>
        </w:sdtPr>
        <w:sdtContent>
          <w:ins w:author="Kelly Bakulski" w:id="11" w:date="2021-11-05T20:21:11Z">
            <w:r w:rsidDel="00000000" w:rsidR="00000000" w:rsidRPr="00000000">
              <w:rPr>
                <w:color w:val="000000"/>
                <w:rtl w:val="0"/>
              </w:rPr>
              <w:t xml:space="preserve">genetic </w:t>
            </w:r>
          </w:ins>
        </w:sdtContent>
      </w:sdt>
      <w:r w:rsidDel="00000000" w:rsidR="00000000" w:rsidRPr="00000000">
        <w:rPr>
          <w:color w:val="000000"/>
          <w:rtl w:val="0"/>
        </w:rPr>
        <w:t xml:space="preserve">ancestries</w:t>
      </w:r>
      <w:sdt>
        <w:sdtPr>
          <w:tag w:val="goog_rdk_18"/>
        </w:sdtPr>
        <w:sdtContent>
          <w:ins w:author="Kelly Bakulski" w:id="12" w:date="2021-11-05T20:26:26Z">
            <w:r w:rsidDel="00000000" w:rsidR="00000000" w:rsidRPr="00000000">
              <w:rPr>
                <w:color w:val="000000"/>
                <w:rtl w:val="0"/>
              </w:rPr>
              <w:t xml:space="preserve">, and the accuracy of exposure classification using Area Under the Curve (AUC) from receiver operating curve analyses.</w:t>
            </w:r>
          </w:ins>
        </w:sdtContent>
      </w:sdt>
      <w:sdt>
        <w:sdtPr>
          <w:tag w:val="goog_rdk_19"/>
        </w:sdtPr>
        <w:sdtContent>
          <w:del w:author="Kelly Bakulski" w:id="12" w:date="2021-11-05T20:26:26Z">
            <w:r w:rsidDel="00000000" w:rsidR="00000000" w:rsidRPr="00000000">
              <w:rPr>
                <w:color w:val="000000"/>
                <w:rtl w:val="0"/>
              </w:rPr>
              <w:delText xml:space="preserve">.</w:delText>
            </w:r>
          </w:del>
        </w:sdtContent>
      </w:sdt>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Results</w:t>
      </w:r>
      <w:r w:rsidDel="00000000" w:rsidR="00000000" w:rsidRPr="00000000">
        <w:rPr>
          <w:color w:val="000000"/>
          <w:rtl w:val="0"/>
        </w:rPr>
        <w:t xml:space="preserve">: We created </w:t>
      </w:r>
      <w:sdt>
        <w:sdtPr>
          <w:tag w:val="goog_rdk_20"/>
        </w:sdtPr>
        <w:sdtContent>
          <w:del w:author="Kelly Bakulski" w:id="13" w:date="2021-11-05T20:21:34Z">
            <w:r w:rsidDel="00000000" w:rsidR="00000000" w:rsidRPr="00000000">
              <w:rPr>
                <w:color w:val="000000"/>
                <w:rtl w:val="0"/>
              </w:rPr>
              <w:delText xml:space="preserve">a </w:delText>
            </w:r>
          </w:del>
        </w:sdtContent>
      </w:sdt>
      <w:sdt>
        <w:sdtPr>
          <w:tag w:val="goog_rdk_21"/>
        </w:sdtPr>
        <w:sdtContent>
          <w:ins w:author="Kelly Bakulski" w:id="13" w:date="2021-11-05T20:21:34Z">
            <w:r w:rsidDel="00000000" w:rsidR="00000000" w:rsidRPr="00000000">
              <w:rPr>
                <w:color w:val="000000"/>
                <w:rtl w:val="0"/>
              </w:rPr>
              <w:t xml:space="preserve">saliva </w:t>
            </w:r>
          </w:ins>
        </w:sdtContent>
      </w:sdt>
      <w:r w:rsidDel="00000000" w:rsidR="00000000" w:rsidRPr="00000000">
        <w:rPr>
          <w:color w:val="000000"/>
          <w:rtl w:val="0"/>
        </w:rPr>
        <w:t xml:space="preserve">polymethylation score</w:t>
      </w:r>
      <w:sdt>
        <w:sdtPr>
          <w:tag w:val="goog_rdk_22"/>
        </w:sdtPr>
        <w:sdtContent>
          <w:ins w:author="Kelly Bakulski" w:id="14" w:date="2021-11-05T20:21:37Z">
            <w:r w:rsidDel="00000000" w:rsidR="00000000" w:rsidRPr="00000000">
              <w:rPr>
                <w:color w:val="000000"/>
                <w:rtl w:val="0"/>
              </w:rPr>
              <w:t xml:space="preserve">s</w:t>
            </w:r>
          </w:ins>
        </w:sdtContent>
      </w:sdt>
      <w:r w:rsidDel="00000000" w:rsidR="00000000" w:rsidRPr="00000000">
        <w:rPr>
          <w:color w:val="000000"/>
          <w:rtl w:val="0"/>
        </w:rPr>
        <w:t xml:space="preserve"> using coefficients from a meta-analysis of prenatal maternal smoke exposure and DNA methylation in newborn cord blood. </w:t>
      </w:r>
      <w:sdt>
        <w:sdtPr>
          <w:tag w:val="goog_rdk_23"/>
        </w:sdtPr>
        <w:sdtContent>
          <w:del w:author="Kelly Bakulski" w:id="15" w:date="2021-11-05T20:22:43Z">
            <w:r w:rsidDel="00000000" w:rsidR="00000000" w:rsidRPr="00000000">
              <w:rPr>
                <w:color w:val="000000"/>
                <w:rtl w:val="0"/>
              </w:rPr>
              <w:delText xml:space="preserve">A</w:delText>
            </w:r>
          </w:del>
        </w:sdtContent>
      </w:sdt>
      <w:sdt>
        <w:sdtPr>
          <w:tag w:val="goog_rdk_24"/>
        </w:sdtPr>
        <w:sdtContent>
          <w:ins w:author="Kelly Bakulski" w:id="15" w:date="2021-11-05T20:22:43Z">
            <w:r w:rsidDel="00000000" w:rsidR="00000000" w:rsidRPr="00000000">
              <w:rPr>
                <w:color w:val="000000"/>
                <w:rtl w:val="0"/>
              </w:rPr>
              <w:t xml:space="preserve">In the full sample</w:t>
            </w:r>
            <w:r w:rsidDel="00000000" w:rsidR="00000000" w:rsidRPr="00000000">
              <w:rPr>
                <w:color w:val="000000"/>
                <w:rtl w:val="0"/>
              </w:rPr>
              <w:t xml:space="preserve"> a</w:t>
            </w:r>
          </w:ins>
        </w:sdtContent>
      </w:sdt>
      <w:r w:rsidDel="00000000" w:rsidR="00000000" w:rsidRPr="00000000">
        <w:rPr>
          <w:color w:val="000000"/>
          <w:rtl w:val="0"/>
        </w:rPr>
        <w:t xml:space="preserve">t age 9</w:t>
      </w:r>
      <w:sdt>
        <w:sdtPr>
          <w:tag w:val="goog_rdk_25"/>
        </w:sdtPr>
        <w:sdtContent>
          <w:ins w:author="Kelly Bakulski" w:id="16" w:date="2021-11-05T20:22:58Z">
            <w:r w:rsidDel="00000000" w:rsidR="00000000" w:rsidRPr="00000000">
              <w:rPr>
                <w:color w:val="000000"/>
                <w:rtl w:val="0"/>
              </w:rPr>
              <w:t xml:space="preserve"> (n=X)</w:t>
            </w:r>
          </w:ins>
        </w:sdtContent>
      </w:sdt>
      <w:r w:rsidDel="00000000" w:rsidR="00000000" w:rsidRPr="00000000">
        <w:rPr>
          <w:color w:val="000000"/>
          <w:rtl w:val="0"/>
        </w:rPr>
        <w:t xml:space="preserve">, prenatal maternal smoke exposure was associated with a 0.52 (95%CI: 0.36, 0.67) standard deviation higher polymethylation score. </w:t>
      </w:r>
      <w:sdt>
        <w:sdtPr>
          <w:tag w:val="goog_rdk_26"/>
        </w:sdtPr>
        <w:sdtContent>
          <w:ins w:author="Kelly Bakulski" w:id="17" w:date="2021-11-05T20:23:46Z">
            <w:r w:rsidDel="00000000" w:rsidR="00000000" w:rsidRPr="00000000">
              <w:rPr>
                <w:color w:val="000000"/>
                <w:rtl w:val="0"/>
              </w:rPr>
              <w:t xml:space="preserve">The direction and magnitude of the association was consistent across when stratified genetic ancestries. In the full sample </w:t>
            </w:r>
          </w:ins>
        </w:sdtContent>
      </w:sdt>
      <w:sdt>
        <w:sdtPr>
          <w:tag w:val="goog_rdk_27"/>
        </w:sdtPr>
        <w:sdtContent>
          <w:del w:author="Kelly Bakulski" w:id="17" w:date="2021-11-05T20:23:46Z">
            <w:r w:rsidDel="00000000" w:rsidR="00000000" w:rsidRPr="00000000">
              <w:rPr>
                <w:color w:val="000000"/>
                <w:rtl w:val="0"/>
              </w:rPr>
              <w:delText xml:space="preserve">A</w:delText>
            </w:r>
          </w:del>
        </w:sdtContent>
      </w:sdt>
      <w:sdt>
        <w:sdtPr>
          <w:tag w:val="goog_rdk_28"/>
        </w:sdtPr>
        <w:sdtContent>
          <w:ins w:author="Kelly Bakulski" w:id="17" w:date="2021-11-05T20:23:46Z">
            <w:r w:rsidDel="00000000" w:rsidR="00000000" w:rsidRPr="00000000">
              <w:rPr>
                <w:color w:val="000000"/>
                <w:rtl w:val="0"/>
              </w:rPr>
              <w:t xml:space="preserve">a</w:t>
            </w:r>
          </w:ins>
        </w:sdtContent>
      </w:sdt>
      <w:r w:rsidDel="00000000" w:rsidR="00000000" w:rsidRPr="00000000">
        <w:rPr>
          <w:color w:val="000000"/>
          <w:rtl w:val="0"/>
        </w:rPr>
        <w:t xml:space="preserve">t age 15</w:t>
      </w:r>
      <w:sdt>
        <w:sdtPr>
          <w:tag w:val="goog_rdk_29"/>
        </w:sdtPr>
        <w:sdtContent>
          <w:ins w:author="Kelly Bakulski" w:id="18" w:date="2021-11-05T20:23:56Z">
            <w:r w:rsidDel="00000000" w:rsidR="00000000" w:rsidRPr="00000000">
              <w:rPr>
                <w:color w:val="000000"/>
                <w:rtl w:val="0"/>
              </w:rPr>
              <w:t xml:space="preserve"> (n=X)</w:t>
            </w:r>
          </w:ins>
        </w:sdtContent>
      </w:sdt>
      <w:r w:rsidDel="00000000" w:rsidR="00000000" w:rsidRPr="00000000">
        <w:rPr>
          <w:color w:val="000000"/>
          <w:rtl w:val="0"/>
        </w:rPr>
        <w:t xml:space="preserve">, </w:t>
      </w:r>
      <w:sdt>
        <w:sdtPr>
          <w:tag w:val="goog_rdk_30"/>
        </w:sdtPr>
        <w:sdtContent>
          <w:del w:author="Kelly Bakulski" w:id="19" w:date="2021-11-05T20:22:15Z">
            <w:r w:rsidDel="00000000" w:rsidR="00000000" w:rsidRPr="00000000">
              <w:rPr>
                <w:color w:val="000000"/>
                <w:rtl w:val="0"/>
              </w:rPr>
              <w:delText xml:space="preserve">At age 9, </w:delText>
            </w:r>
          </w:del>
        </w:sdtContent>
      </w:sdt>
      <w:r w:rsidDel="00000000" w:rsidR="00000000" w:rsidRPr="00000000">
        <w:rPr>
          <w:color w:val="000000"/>
          <w:rtl w:val="0"/>
        </w:rPr>
        <w:t xml:space="preserve">prenatal maternal smoke exposure was associated with a 0.46 (95%CI: 0.3, 0.62)</w:t>
      </w:r>
      <w:sdt>
        <w:sdtPr>
          <w:tag w:val="goog_rdk_31"/>
        </w:sdtPr>
        <w:sdtContent>
          <w:ins w:author="Kelly Bakulski" w:id="20" w:date="2021-11-05T20:22:28Z">
            <w:r w:rsidDel="00000000" w:rsidR="00000000" w:rsidRPr="00000000">
              <w:rPr>
                <w:color w:val="000000"/>
                <w:rtl w:val="0"/>
              </w:rPr>
              <w:t xml:space="preserve"> </w:t>
            </w:r>
            <w:r w:rsidDel="00000000" w:rsidR="00000000" w:rsidRPr="00000000">
              <w:rPr>
                <w:color w:val="000000"/>
                <w:rtl w:val="0"/>
              </w:rPr>
              <w:t xml:space="preserve">standard deviation</w:t>
            </w:r>
          </w:ins>
        </w:sdtContent>
      </w:sdt>
      <w:r w:rsidDel="00000000" w:rsidR="00000000" w:rsidRPr="00000000">
        <w:rPr>
          <w:color w:val="000000"/>
          <w:rtl w:val="0"/>
        </w:rPr>
        <w:t xml:space="preserve"> higher polymethylation score</w:t>
      </w:r>
      <w:sdt>
        <w:sdtPr>
          <w:tag w:val="goog_rdk_32"/>
        </w:sdtPr>
        <w:sdtContent>
          <w:del w:author="Kelly Bakulski" w:id="21" w:date="2021-11-05T20:24:39Z">
            <w:r w:rsidDel="00000000" w:rsidR="00000000" w:rsidRPr="00000000">
              <w:rPr>
                <w:color w:val="000000"/>
                <w:rtl w:val="0"/>
              </w:rPr>
              <w:delText xml:space="preserve">.</w:delText>
            </w:r>
          </w:del>
        </w:sdtContent>
      </w:sdt>
      <w:r w:rsidDel="00000000" w:rsidR="00000000" w:rsidRPr="00000000">
        <w:rPr>
          <w:color w:val="000000"/>
          <w:rtl w:val="0"/>
        </w:rPr>
        <w:t xml:space="preserve"> </w:t>
      </w:r>
      <w:sdt>
        <w:sdtPr>
          <w:tag w:val="goog_rdk_33"/>
        </w:sdtPr>
        <w:sdtContent>
          <w:del w:author="Kelly Bakulski" w:id="22" w:date="2021-11-05T20:23:39Z">
            <w:r w:rsidDel="00000000" w:rsidR="00000000" w:rsidRPr="00000000">
              <w:rPr>
                <w:color w:val="000000"/>
                <w:rtl w:val="0"/>
              </w:rPr>
              <w:delText xml:space="preserve">The direction and magnitude of the association was </w:delText>
            </w:r>
          </w:del>
        </w:sdtContent>
      </w:sdt>
      <w:sdt>
        <w:sdtPr>
          <w:tag w:val="goog_rdk_34"/>
        </w:sdtPr>
        <w:sdtContent>
          <w:ins w:author="Kelly Bakulski" w:id="23" w:date="2021-11-05T20:23:11Z">
            <w:sdt>
              <w:sdtPr>
                <w:tag w:val="goog_rdk_35"/>
              </w:sdtPr>
              <w:sdtContent>
                <w:del w:author="Kelly Bakulski" w:id="22" w:date="2021-11-05T20:23:39Z">
                  <w:r w:rsidDel="00000000" w:rsidR="00000000" w:rsidRPr="00000000">
                    <w:rPr>
                      <w:color w:val="000000"/>
                      <w:rtl w:val="0"/>
                    </w:rPr>
                    <w:delText xml:space="preserve">consistent</w:delText>
                  </w:r>
                </w:del>
              </w:sdtContent>
            </w:sdt>
          </w:ins>
        </w:sdtContent>
      </w:sdt>
      <w:sdt>
        <w:sdtPr>
          <w:tag w:val="goog_rdk_36"/>
        </w:sdtPr>
        <w:sdtContent>
          <w:del w:author="Kelly Bakulski" w:id="22" w:date="2021-11-05T20:23:39Z">
            <w:r w:rsidDel="00000000" w:rsidR="00000000" w:rsidRPr="00000000">
              <w:rPr>
                <w:color w:val="000000"/>
                <w:rtl w:val="0"/>
              </w:rPr>
              <w:delText xml:space="preserve">portable</w:delText>
            </w:r>
            <w:r w:rsidDel="00000000" w:rsidR="00000000" w:rsidRPr="00000000">
              <w:rPr>
                <w:color w:val="000000"/>
                <w:rtl w:val="0"/>
              </w:rPr>
              <w:delText xml:space="preserve"> across</w:delText>
            </w:r>
          </w:del>
        </w:sdtContent>
      </w:sdt>
      <w:sdt>
        <w:sdtPr>
          <w:tag w:val="goog_rdk_37"/>
        </w:sdtPr>
        <w:sdtContent>
          <w:ins w:author="Kelly Bakulski" w:id="23" w:date="2021-11-05T20:23:11Z">
            <w:sdt>
              <w:sdtPr>
                <w:tag w:val="goog_rdk_38"/>
              </w:sdtPr>
              <w:sdtContent>
                <w:del w:author="Kelly Bakulski" w:id="22" w:date="2021-11-05T20:23:39Z">
                  <w:r w:rsidDel="00000000" w:rsidR="00000000" w:rsidRPr="00000000">
                    <w:rPr>
                      <w:color w:val="000000"/>
                      <w:rtl w:val="0"/>
                    </w:rPr>
                    <w:delText xml:space="preserve"> when stratified</w:delText>
                  </w:r>
                </w:del>
              </w:sdtContent>
            </w:sdt>
          </w:ins>
        </w:sdtContent>
      </w:sdt>
      <w:sdt>
        <w:sdtPr>
          <w:tag w:val="goog_rdk_39"/>
        </w:sdtPr>
        <w:sdtContent>
          <w:del w:author="Kelly Bakulski" w:id="22" w:date="2021-11-05T20:23:39Z">
            <w:r w:rsidDel="00000000" w:rsidR="00000000" w:rsidRPr="00000000">
              <w:rPr>
                <w:color w:val="000000"/>
                <w:rtl w:val="0"/>
              </w:rPr>
              <w:delText xml:space="preserve"> genetic ancestries</w:delText>
            </w:r>
          </w:del>
        </w:sdtContent>
      </w:sdt>
      <w:sdt>
        <w:sdtPr>
          <w:tag w:val="goog_rdk_40"/>
        </w:sdtPr>
        <w:sdtContent>
          <w:ins w:author="Kelly Bakulski" w:id="22" w:date="2021-11-05T20:23:39Z">
            <w:sdt>
              <w:sdtPr>
                <w:tag w:val="goog_rdk_41"/>
              </w:sdtPr>
              <w:sdtContent>
                <w:del w:author="Kelly Bakulski" w:id="22" w:date="2021-11-05T20:23:39Z">
                  <w:r w:rsidDel="00000000" w:rsidR="00000000" w:rsidRPr="00000000">
                    <w:rPr>
                      <w:color w:val="000000"/>
                      <w:rtl w:val="0"/>
                    </w:rPr>
                    <w:delText xml:space="preserve">.</w:delText>
                  </w:r>
                </w:del>
              </w:sdtContent>
            </w:sdt>
          </w:ins>
        </w:sdtContent>
      </w:sdt>
      <w:sdt>
        <w:sdtPr>
          <w:tag w:val="goog_rdk_42"/>
        </w:sdtPr>
        <w:sdtContent>
          <w:del w:author="Kelly Bakulski" w:id="22" w:date="2021-11-05T20:23:39Z">
            <w:r w:rsidDel="00000000" w:rsidR="00000000" w:rsidRPr="00000000">
              <w:rPr>
                <w:color w:val="000000"/>
                <w:rtl w:val="0"/>
              </w:rPr>
              <w:delText xml:space="preserve"> at age 9 although</w:delText>
            </w:r>
          </w:del>
        </w:sdtContent>
      </w:sdt>
      <w:r w:rsidDel="00000000" w:rsidR="00000000" w:rsidRPr="00000000">
        <w:rPr>
          <w:color w:val="000000"/>
          <w:rtl w:val="0"/>
        </w:rPr>
        <w:t xml:space="preserve"> </w:t>
      </w:r>
      <w:sdt>
        <w:sdtPr>
          <w:tag w:val="goog_rdk_43"/>
        </w:sdtPr>
        <w:sdtContent>
          <w:ins w:author="Kelly Bakulski" w:id="24" w:date="2021-11-05T20:24:42Z">
            <w:r w:rsidDel="00000000" w:rsidR="00000000" w:rsidRPr="00000000">
              <w:rPr>
                <w:color w:val="000000"/>
                <w:rtl w:val="0"/>
              </w:rPr>
              <w:t xml:space="preserve">and </w:t>
            </w:r>
          </w:ins>
        </w:sdtContent>
      </w:sdt>
      <w:r w:rsidDel="00000000" w:rsidR="00000000" w:rsidRPr="00000000">
        <w:rPr>
          <w:color w:val="000000"/>
          <w:rtl w:val="0"/>
        </w:rPr>
        <w:t xml:space="preserve">the association was attenuated among </w:t>
      </w:r>
      <w:sdt>
        <w:sdtPr>
          <w:tag w:val="goog_rdk_44"/>
        </w:sdtPr>
        <w:sdtContent>
          <w:ins w:author="Kelly Bakulski" w:id="25" w:date="2021-11-05T20:24:26Z">
            <w:r w:rsidDel="00000000" w:rsidR="00000000" w:rsidRPr="00000000">
              <w:rPr>
                <w:color w:val="000000"/>
                <w:rtl w:val="0"/>
              </w:rPr>
              <w:t xml:space="preserve">the </w:t>
            </w:r>
          </w:ins>
        </w:sdtContent>
      </w:sdt>
      <w:r w:rsidDel="00000000" w:rsidR="00000000" w:rsidRPr="00000000">
        <w:rPr>
          <w:color w:val="000000"/>
          <w:rtl w:val="0"/>
        </w:rPr>
        <w:t xml:space="preserve">European and Hispanic genetic ancestry samples</w:t>
      </w:r>
      <w:sdt>
        <w:sdtPr>
          <w:tag w:val="goog_rdk_45"/>
        </w:sdtPr>
        <w:sdtContent>
          <w:del w:author="Kelly Bakulski" w:id="26" w:date="2021-11-05T20:24:29Z">
            <w:r w:rsidDel="00000000" w:rsidR="00000000" w:rsidRPr="00000000">
              <w:rPr>
                <w:color w:val="000000"/>
                <w:rtl w:val="0"/>
              </w:rPr>
              <w:delText xml:space="preserve"> at age 15</w:delText>
            </w:r>
          </w:del>
        </w:sdtContent>
      </w:sdt>
      <w:r w:rsidDel="00000000" w:rsidR="00000000" w:rsidRPr="00000000">
        <w:rPr>
          <w:color w:val="000000"/>
          <w:rtl w:val="0"/>
        </w:rPr>
        <w:t xml:space="preserve">. The polymethylation score was reasonably accurate at classifying prenatal maternal smoke exposure </w:t>
      </w:r>
      <w:sdt>
        <w:sdtPr>
          <w:tag w:val="goog_rdk_46"/>
        </w:sdtPr>
        <w:sdtContent>
          <w:del w:author="Kelly Bakulski" w:id="27" w:date="2021-11-05T20:29:02Z">
            <w:r w:rsidDel="00000000" w:rsidR="00000000" w:rsidRPr="00000000">
              <w:rPr>
                <w:color w:val="000000"/>
                <w:rtl w:val="0"/>
              </w:rPr>
              <w:delText xml:space="preserve">(Area under the curve from receiver operating curve </w:delText>
            </w:r>
          </w:del>
        </w:sdtContent>
      </w:sdt>
      <w:r w:rsidDel="00000000" w:rsidR="00000000" w:rsidRPr="00000000">
        <w:rPr>
          <w:color w:val="000000"/>
          <w:rtl w:val="0"/>
        </w:rPr>
        <w:t xml:space="preserve">(AUC</w:t>
      </w:r>
      <w:sdt>
        <w:sdtPr>
          <w:tag w:val="goog_rdk_47"/>
        </w:sdtPr>
        <w:sdtContent>
          <w:del w:author="Kelly Bakulski" w:id="28" w:date="2021-11-05T20:28:25Z">
            <w:r w:rsidDel="00000000" w:rsidR="00000000" w:rsidRPr="00000000">
              <w:rPr>
                <w:color w:val="000000"/>
                <w:rtl w:val="0"/>
              </w:rPr>
              <w:delText xml:space="preserve">-ROC</w:delText>
            </w:r>
          </w:del>
        </w:sdtContent>
      </w:sdt>
      <w:r w:rsidDel="00000000" w:rsidR="00000000" w:rsidRPr="00000000">
        <w:rPr>
          <w:color w:val="000000"/>
          <w:rtl w:val="0"/>
        </w:rPr>
        <w:t xml:space="preserve"> age 9</w:t>
      </w:r>
      <w:sdt>
        <w:sdtPr>
          <w:tag w:val="goog_rdk_48"/>
        </w:sdtPr>
        <w:sdtContent>
          <w:del w:author="Kelly Bakulski" w:id="29" w:date="2021-11-05T20:28:27Z">
            <w:r w:rsidDel="00000000" w:rsidR="00000000" w:rsidRPr="00000000">
              <w:rPr>
                <w:color w:val="000000"/>
                <w:rtl w:val="0"/>
              </w:rPr>
              <w:delText xml:space="preserve">:</w:delText>
            </w:r>
          </w:del>
        </w:sdtContent>
      </w:sdt>
      <w:sdt>
        <w:sdtPr>
          <w:tag w:val="goog_rdk_49"/>
        </w:sdtPr>
        <w:sdtContent>
          <w:ins w:author="Kelly Bakulski" w:id="29" w:date="2021-11-05T20:28:27Z">
            <w:r w:rsidDel="00000000" w:rsidR="00000000" w:rsidRPr="00000000">
              <w:rPr>
                <w:color w:val="000000"/>
                <w:rtl w:val="0"/>
              </w:rPr>
              <w:t xml:space="preserve">=</w:t>
            </w:r>
          </w:ins>
        </w:sdtContent>
      </w:sdt>
      <w:sdt>
        <w:sdtPr>
          <w:tag w:val="goog_rdk_50"/>
        </w:sdtPr>
        <w:sdtContent>
          <w:del w:author="Kelly Bakulski" w:id="29" w:date="2021-11-05T20:28:27Z">
            <w:r w:rsidDel="00000000" w:rsidR="00000000" w:rsidRPr="00000000">
              <w:rPr>
                <w:color w:val="000000"/>
                <w:rtl w:val="0"/>
              </w:rPr>
              <w:delText xml:space="preserve"> </w:delText>
            </w:r>
          </w:del>
        </w:sdtContent>
      </w:sdt>
      <w:r w:rsidDel="00000000" w:rsidR="00000000" w:rsidRPr="00000000">
        <w:rPr>
          <w:color w:val="000000"/>
          <w:rtl w:val="0"/>
        </w:rPr>
        <w:t xml:space="preserve">0.77</w:t>
      </w:r>
      <w:sdt>
        <w:sdtPr>
          <w:tag w:val="goog_rdk_51"/>
        </w:sdtPr>
        <w:sdtContent>
          <w:ins w:author="Kelly Bakulski" w:id="30" w:date="2021-11-05T20:28:31Z">
            <w:r w:rsidDel="00000000" w:rsidR="00000000" w:rsidRPr="00000000">
              <w:rPr>
                <w:color w:val="000000"/>
                <w:rtl w:val="0"/>
              </w:rPr>
              <w:t xml:space="preserve">, </w:t>
            </w:r>
            <w:r w:rsidDel="00000000" w:rsidR="00000000" w:rsidRPr="00000000">
              <w:rPr>
                <w:color w:val="000000"/>
                <w:rtl w:val="0"/>
              </w:rPr>
              <w:t xml:space="preserve">P </w:t>
            </w:r>
            <w:r w:rsidDel="00000000" w:rsidR="00000000" w:rsidRPr="00000000">
              <w:rPr>
                <w:color w:val="000000"/>
                <w:rtl w:val="0"/>
              </w:rPr>
              <w:t xml:space="preserve">value=X;</w:t>
            </w:r>
          </w:ins>
        </w:sdtContent>
      </w:sdt>
      <w:r w:rsidDel="00000000" w:rsidR="00000000" w:rsidRPr="00000000">
        <w:rPr>
          <w:color w:val="000000"/>
          <w:rtl w:val="0"/>
        </w:rPr>
        <w:t xml:space="preserve"> age 15</w:t>
      </w:r>
      <w:sdt>
        <w:sdtPr>
          <w:tag w:val="goog_rdk_52"/>
        </w:sdtPr>
        <w:sdtContent>
          <w:del w:author="Kelly Bakulski" w:id="31" w:date="2021-11-05T20:28:42Z">
            <w:r w:rsidDel="00000000" w:rsidR="00000000" w:rsidRPr="00000000">
              <w:rPr>
                <w:color w:val="000000"/>
                <w:rtl w:val="0"/>
              </w:rPr>
              <w:delText xml:space="preserve">: </w:delText>
            </w:r>
          </w:del>
        </w:sdtContent>
      </w:sdt>
      <w:sdt>
        <w:sdtPr>
          <w:tag w:val="goog_rdk_53"/>
        </w:sdtPr>
        <w:sdtContent>
          <w:ins w:author="Kelly Bakulski" w:id="31" w:date="2021-11-05T20:28:42Z">
            <w:r w:rsidDel="00000000" w:rsidR="00000000" w:rsidRPr="00000000">
              <w:rPr>
                <w:color w:val="000000"/>
                <w:rtl w:val="0"/>
              </w:rPr>
              <w:t xml:space="preserve">=</w:t>
            </w:r>
          </w:ins>
        </w:sdtContent>
      </w:sdt>
      <w:r w:rsidDel="00000000" w:rsidR="00000000" w:rsidRPr="00000000">
        <w:rPr>
          <w:color w:val="000000"/>
          <w:rtl w:val="0"/>
        </w:rPr>
        <w:t xml:space="preserve">0.77</w:t>
      </w:r>
      <w:sdt>
        <w:sdtPr>
          <w:tag w:val="goog_rdk_54"/>
        </w:sdtPr>
        <w:sdtContent>
          <w:ins w:author="Kelly Bakulski" w:id="32" w:date="2021-11-05T20:28:46Z">
            <w:r w:rsidDel="00000000" w:rsidR="00000000" w:rsidRPr="00000000">
              <w:rPr>
                <w:color w:val="000000"/>
                <w:rtl w:val="0"/>
              </w:rPr>
              <w:t xml:space="preserve">, </w:t>
            </w:r>
            <w:r w:rsidDel="00000000" w:rsidR="00000000" w:rsidRPr="00000000">
              <w:rPr>
                <w:color w:val="000000"/>
                <w:rtl w:val="0"/>
              </w:rPr>
              <w:t xml:space="preserve">P</w:t>
            </w:r>
            <w:r w:rsidDel="00000000" w:rsidR="00000000" w:rsidRPr="00000000">
              <w:rPr>
                <w:color w:val="000000"/>
                <w:rtl w:val="0"/>
              </w:rPr>
              <w:t xml:space="preserve"> value=X</w:t>
            </w:r>
          </w:ins>
        </w:sdtContent>
      </w:sdt>
      <w:r w:rsidDel="00000000" w:rsidR="00000000" w:rsidRPr="00000000">
        <w:rPr>
          <w:color w:val="000000"/>
          <w:rtl w:val="0"/>
        </w:rPr>
        <w:t xml:space="preserve">), and more accurate than using a single </w:t>
      </w:r>
      <w:r w:rsidDel="00000000" w:rsidR="00000000" w:rsidRPr="00000000">
        <w:rPr>
          <w:i w:val="1"/>
          <w:color w:val="000000"/>
          <w:rtl w:val="0"/>
        </w:rPr>
        <w:t xml:space="preserve">a priori</w:t>
      </w:r>
      <w:r w:rsidDel="00000000" w:rsidR="00000000" w:rsidRPr="00000000">
        <w:rPr>
          <w:color w:val="000000"/>
          <w:rtl w:val="0"/>
        </w:rPr>
        <w:t xml:space="preserve"> </w:t>
      </w:r>
      <w:sdt>
        <w:sdtPr>
          <w:tag w:val="goog_rdk_55"/>
        </w:sdtPr>
        <w:sdtContent>
          <w:del w:author="Kelly Bakulski" w:id="33" w:date="2021-11-05T20:25:07Z">
            <w:r w:rsidDel="00000000" w:rsidR="00000000" w:rsidRPr="00000000">
              <w:rPr>
                <w:color w:val="000000"/>
                <w:rtl w:val="0"/>
              </w:rPr>
              <w:delText xml:space="preserve">CpG </w:delText>
            </w:r>
          </w:del>
        </w:sdtContent>
      </w:sdt>
      <w:r w:rsidDel="00000000" w:rsidR="00000000" w:rsidRPr="00000000">
        <w:rPr>
          <w:color w:val="000000"/>
          <w:rtl w:val="0"/>
        </w:rPr>
        <w:t xml:space="preserve">site</w:t>
      </w:r>
      <w:sdt>
        <w:sdtPr>
          <w:tag w:val="goog_rdk_56"/>
        </w:sdtPr>
        <w:sdtContent>
          <w:del w:author="Kelly Bakulski" w:id="34" w:date="2021-11-05T20:25:09Z">
            <w:r w:rsidDel="00000000" w:rsidR="00000000" w:rsidRPr="00000000">
              <w:rPr>
                <w:color w:val="000000"/>
                <w:rtl w:val="0"/>
              </w:rPr>
              <w:delText xml:space="preserve">,</w:delText>
            </w:r>
          </w:del>
        </w:sdtContent>
      </w:sdt>
      <w:sdt>
        <w:sdtPr>
          <w:tag w:val="goog_rdk_57"/>
        </w:sdtPr>
        <w:sdtContent>
          <w:ins w:author="Kelly Bakulski" w:id="34" w:date="2021-11-05T20:25:09Z">
            <w:r w:rsidDel="00000000" w:rsidR="00000000" w:rsidRPr="00000000">
              <w:rPr>
                <w:color w:val="000000"/>
                <w:rtl w:val="0"/>
              </w:rPr>
              <w:t xml:space="preserve"> in the</w:t>
            </w:r>
          </w:ins>
        </w:sdtContent>
      </w:sdt>
      <w:r w:rsidDel="00000000" w:rsidR="00000000" w:rsidRPr="00000000">
        <w:rPr>
          <w:color w:val="000000"/>
          <w:rtl w:val="0"/>
        </w:rPr>
        <w:t xml:space="preserve"> AHRR</w:t>
      </w:r>
      <w:sdt>
        <w:sdtPr>
          <w:tag w:val="goog_rdk_58"/>
        </w:sdtPr>
        <w:sdtContent>
          <w:ins w:author="Kelly Bakulski" w:id="35" w:date="2021-11-05T20:25:14Z">
            <w:r w:rsidDel="00000000" w:rsidR="00000000" w:rsidRPr="00000000">
              <w:rPr>
                <w:color w:val="000000"/>
                <w:rtl w:val="0"/>
              </w:rPr>
              <w:t xml:space="preserve"> gene</w:t>
            </w:r>
          </w:ins>
        </w:sdtContent>
      </w:sdt>
      <w:sdt>
        <w:sdtPr>
          <w:tag w:val="goog_rdk_59"/>
        </w:sdtPr>
        <w:sdtContent>
          <w:del w:author="Kelly Bakulski" w:id="35" w:date="2021-11-05T20:25:14Z">
            <w:r w:rsidDel="00000000" w:rsidR="00000000" w:rsidRPr="00000000">
              <w:rPr>
                <w:color w:val="000000"/>
                <w:rtl w:val="0"/>
              </w:rPr>
              <w:delText xml:space="preserve">:</w:delText>
            </w:r>
          </w:del>
        </w:sdtContent>
      </w:sdt>
      <w:sdt>
        <w:sdtPr>
          <w:tag w:val="goog_rdk_60"/>
        </w:sdtPr>
        <w:sdtContent>
          <w:ins w:author="Kelly Bakulski" w:id="35" w:date="2021-11-05T20:25:14Z">
            <w:r w:rsidDel="00000000" w:rsidR="00000000" w:rsidRPr="00000000">
              <w:rPr>
                <w:color w:val="000000"/>
                <w:rtl w:val="0"/>
              </w:rPr>
              <w:t xml:space="preserve">(</w:t>
            </w:r>
          </w:ins>
        </w:sdtContent>
      </w:sdt>
      <w:sdt>
        <w:sdtPr>
          <w:tag w:val="goog_rdk_61"/>
        </w:sdtPr>
        <w:sdtContent>
          <w:del w:author="Kelly Bakulski" w:id="35" w:date="2021-11-05T20:25:14Z">
            <w:r w:rsidDel="00000000" w:rsidR="00000000" w:rsidRPr="00000000">
              <w:rPr>
                <w:color w:val="000000"/>
                <w:rtl w:val="0"/>
              </w:rPr>
              <w:delText xml:space="preserve">C</w:delText>
            </w:r>
          </w:del>
        </w:sdtContent>
      </w:sdt>
      <w:sdt>
        <w:sdtPr>
          <w:tag w:val="goog_rdk_62"/>
        </w:sdtPr>
        <w:sdtContent>
          <w:del w:author="Kelly Bakulski" w:id="36" w:date="2021-11-05T20:25:22Z">
            <w:r w:rsidDel="00000000" w:rsidR="00000000" w:rsidRPr="00000000">
              <w:rPr>
                <w:color w:val="000000"/>
                <w:rtl w:val="0"/>
              </w:rPr>
              <w:delText xml:space="preserve">pG</w:delText>
            </w:r>
          </w:del>
        </w:sdtContent>
      </w:sdt>
      <w:sdt>
        <w:sdtPr>
          <w:tag w:val="goog_rdk_63"/>
        </w:sdtPr>
        <w:sdtContent>
          <w:ins w:author="Kelly Bakulski" w:id="36" w:date="2021-11-05T20:25:22Z">
            <w:r w:rsidDel="00000000" w:rsidR="00000000" w:rsidRPr="00000000">
              <w:rPr>
                <w:color w:val="000000"/>
                <w:rtl w:val="0"/>
              </w:rPr>
              <w:t xml:space="preserve">cg</w:t>
            </w:r>
          </w:ins>
        </w:sdtContent>
      </w:sdt>
      <w:r w:rsidDel="00000000" w:rsidR="00000000" w:rsidRPr="00000000">
        <w:rPr>
          <w:color w:val="000000"/>
          <w:rtl w:val="0"/>
        </w:rPr>
        <w:t xml:space="preserve">05575921</w:t>
      </w:r>
      <w:sdt>
        <w:sdtPr>
          <w:tag w:val="goog_rdk_64"/>
        </w:sdtPr>
        <w:sdtContent>
          <w:ins w:author="Kelly Bakulski" w:id="37" w:date="2021-11-05T20:25:50Z">
            <w:r w:rsidDel="00000000" w:rsidR="00000000" w:rsidRPr="00000000">
              <w:rPr>
                <w:color w:val="000000"/>
                <w:rtl w:val="0"/>
              </w:rPr>
              <w:t xml:space="preserve">,</w:t>
            </w:r>
          </w:ins>
        </w:sdtContent>
      </w:sdt>
      <w:r w:rsidDel="00000000" w:rsidR="00000000" w:rsidRPr="00000000">
        <w:rPr>
          <w:color w:val="000000"/>
          <w:rtl w:val="0"/>
        </w:rPr>
        <w:t xml:space="preserve"> </w:t>
      </w:r>
      <w:sdt>
        <w:sdtPr>
          <w:tag w:val="goog_rdk_65"/>
        </w:sdtPr>
        <w:sdtContent>
          <w:del w:author="Kelly Bakulski" w:id="38" w:date="2021-11-05T20:25:46Z">
            <w:r w:rsidDel="00000000" w:rsidR="00000000" w:rsidRPr="00000000">
              <w:rPr>
                <w:color w:val="000000"/>
                <w:rtl w:val="0"/>
              </w:rPr>
              <w:delText xml:space="preserve">(</w:delText>
            </w:r>
          </w:del>
        </w:sdtContent>
      </w:sdt>
      <w:r w:rsidDel="00000000" w:rsidR="00000000" w:rsidRPr="00000000">
        <w:rPr>
          <w:color w:val="000000"/>
          <w:rtl w:val="0"/>
        </w:rPr>
        <w:t xml:space="preserve">AUC</w:t>
      </w:r>
      <w:sdt>
        <w:sdtPr>
          <w:tag w:val="goog_rdk_66"/>
        </w:sdtPr>
        <w:sdtContent>
          <w:del w:author="Kelly Bakulski" w:id="39" w:date="2021-11-05T20:25:52Z">
            <w:r w:rsidDel="00000000" w:rsidR="00000000" w:rsidRPr="00000000">
              <w:rPr>
                <w:color w:val="000000"/>
                <w:rtl w:val="0"/>
              </w:rPr>
              <w:delText xml:space="preserve">-ROC</w:delText>
            </w:r>
          </w:del>
        </w:sdtContent>
      </w:sdt>
      <w:r w:rsidDel="00000000" w:rsidR="00000000" w:rsidRPr="00000000">
        <w:rPr>
          <w:color w:val="000000"/>
          <w:rtl w:val="0"/>
        </w:rPr>
        <w:t xml:space="preserve"> age 9</w:t>
      </w:r>
      <w:sdt>
        <w:sdtPr>
          <w:tag w:val="goog_rdk_67"/>
        </w:sdtPr>
        <w:sdtContent>
          <w:ins w:author="Kelly Bakulski" w:id="40" w:date="2021-11-05T20:26:01Z">
            <w:r w:rsidDel="00000000" w:rsidR="00000000" w:rsidRPr="00000000">
              <w:rPr>
                <w:color w:val="000000"/>
                <w:rtl w:val="0"/>
              </w:rPr>
              <w:t xml:space="preserve">=</w:t>
            </w:r>
          </w:ins>
        </w:sdtContent>
      </w:sdt>
      <w:sdt>
        <w:sdtPr>
          <w:tag w:val="goog_rdk_68"/>
        </w:sdtPr>
        <w:sdtContent>
          <w:del w:author="Kelly Bakulski" w:id="40" w:date="2021-11-05T20:26:01Z">
            <w:r w:rsidDel="00000000" w:rsidR="00000000" w:rsidRPr="00000000">
              <w:rPr>
                <w:color w:val="000000"/>
                <w:rtl w:val="0"/>
              </w:rPr>
              <w:delText xml:space="preserve">:</w:delText>
            </w:r>
          </w:del>
        </w:sdtContent>
      </w:sdt>
      <w:r w:rsidDel="00000000" w:rsidR="00000000" w:rsidRPr="00000000">
        <w:rPr>
          <w:color w:val="000000"/>
          <w:rtl w:val="0"/>
        </w:rPr>
        <w:t xml:space="preserve">0.74, </w:t>
      </w:r>
      <w:r w:rsidDel="00000000" w:rsidR="00000000" w:rsidRPr="00000000">
        <w:rPr>
          <w:i w:val="1"/>
          <w:color w:val="000000"/>
          <w:rtl w:val="0"/>
        </w:rPr>
        <w:t xml:space="preserve">P</w:t>
      </w:r>
      <w:r w:rsidDel="00000000" w:rsidR="00000000" w:rsidRPr="00000000">
        <w:rPr>
          <w:color w:val="000000"/>
          <w:rtl w:val="0"/>
        </w:rPr>
        <w:t xml:space="preserve"> value=0.02; age 15</w:t>
      </w:r>
      <w:sdt>
        <w:sdtPr>
          <w:tag w:val="goog_rdk_69"/>
        </w:sdtPr>
        <w:sdtContent>
          <w:ins w:author="Kelly Bakulski" w:id="41" w:date="2021-11-05T20:26:04Z">
            <w:r w:rsidDel="00000000" w:rsidR="00000000" w:rsidRPr="00000000">
              <w:rPr>
                <w:color w:val="000000"/>
                <w:rtl w:val="0"/>
              </w:rPr>
              <w:t xml:space="preserve">=</w:t>
            </w:r>
          </w:ins>
        </w:sdtContent>
      </w:sdt>
      <w:sdt>
        <w:sdtPr>
          <w:tag w:val="goog_rdk_70"/>
        </w:sdtPr>
        <w:sdtContent>
          <w:del w:author="Kelly Bakulski" w:id="41" w:date="2021-11-05T20:26:04Z">
            <w:r w:rsidDel="00000000" w:rsidR="00000000" w:rsidRPr="00000000">
              <w:rPr>
                <w:color w:val="000000"/>
                <w:rtl w:val="0"/>
              </w:rPr>
              <w:delText xml:space="preserve">:</w:delText>
            </w:r>
          </w:del>
        </w:sdtContent>
      </w:sdt>
      <w:r w:rsidDel="00000000" w:rsidR="00000000" w:rsidRPr="00000000">
        <w:rPr>
          <w:color w:val="000000"/>
          <w:rtl w:val="0"/>
        </w:rPr>
        <w:t xml:space="preserve">0.73, </w:t>
      </w:r>
      <w:r w:rsidDel="00000000" w:rsidR="00000000" w:rsidRPr="00000000">
        <w:rPr>
          <w:i w:val="1"/>
          <w:color w:val="000000"/>
          <w:rtl w:val="0"/>
        </w:rPr>
        <w:t xml:space="preserve">P</w:t>
      </w:r>
      <w:r w:rsidDel="00000000" w:rsidR="00000000" w:rsidRPr="00000000">
        <w:rPr>
          <w:color w:val="000000"/>
          <w:rtl w:val="0"/>
        </w:rPr>
        <w:t xml:space="preserve"> value=0.02).</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Conclusions</w:t>
      </w:r>
      <w:r w:rsidDel="00000000" w:rsidR="00000000" w:rsidRPr="00000000">
        <w:rPr>
          <w:color w:val="000000"/>
          <w:rtl w:val="0"/>
        </w:rPr>
        <w:t xml:space="preserve">: Prenatal maternal smoking </w:t>
      </w:r>
      <w:sdt>
        <w:sdtPr>
          <w:tag w:val="goog_rdk_71"/>
        </w:sdtPr>
        <w:sdtContent>
          <w:ins w:author="Kelly Bakulski" w:id="42" w:date="2021-11-05T20:29:14Z">
            <w:r w:rsidDel="00000000" w:rsidR="00000000" w:rsidRPr="00000000">
              <w:rPr>
                <w:color w:val="000000"/>
                <w:rtl w:val="0"/>
              </w:rPr>
              <w:t xml:space="preserve">was </w:t>
            </w:r>
          </w:ins>
        </w:sdtContent>
      </w:sdt>
      <w:r w:rsidDel="00000000" w:rsidR="00000000" w:rsidRPr="00000000">
        <w:rPr>
          <w:color w:val="000000"/>
          <w:rtl w:val="0"/>
        </w:rPr>
        <w:t xml:space="preserve">associate</w:t>
      </w:r>
      <w:sdt>
        <w:sdtPr>
          <w:tag w:val="goog_rdk_72"/>
        </w:sdtPr>
        <w:sdtContent>
          <w:ins w:author="Kelly Bakulski" w:id="43" w:date="2021-11-05T20:29:18Z">
            <w:r w:rsidDel="00000000" w:rsidR="00000000" w:rsidRPr="00000000">
              <w:rPr>
                <w:color w:val="000000"/>
                <w:rtl w:val="0"/>
              </w:rPr>
              <w:t xml:space="preserve">d</w:t>
            </w:r>
          </w:ins>
        </w:sdtContent>
      </w:sdt>
      <w:sdt>
        <w:sdtPr>
          <w:tag w:val="goog_rdk_73"/>
        </w:sdtPr>
        <w:sdtContent>
          <w:del w:author="Kelly Bakulski" w:id="43" w:date="2021-11-05T20:29:18Z">
            <w:r w:rsidDel="00000000" w:rsidR="00000000" w:rsidRPr="00000000">
              <w:rPr>
                <w:color w:val="000000"/>
                <w:rtl w:val="0"/>
              </w:rPr>
              <w:delText xml:space="preserve">s</w:delText>
            </w:r>
          </w:del>
        </w:sdtContent>
      </w:sdt>
      <w:r w:rsidDel="00000000" w:rsidR="00000000" w:rsidRPr="00000000">
        <w:rPr>
          <w:color w:val="000000"/>
          <w:rtl w:val="0"/>
        </w:rPr>
        <w:t xml:space="preserve"> with DNA methylation signatures in saliva samples, a clinically practical tissue. Polymethylation scores for prenatal maternal smoking</w:t>
      </w:r>
      <w:sdt>
        <w:sdtPr>
          <w:tag w:val="goog_rdk_74"/>
        </w:sdtPr>
        <w:sdtContent>
          <w:del w:author="Kelly Bakulski" w:id="44" w:date="2021-11-05T20:29:30Z">
            <w:r w:rsidDel="00000000" w:rsidR="00000000" w:rsidRPr="00000000">
              <w:rPr>
                <w:color w:val="000000"/>
                <w:rtl w:val="0"/>
              </w:rPr>
              <w:delText xml:space="preserve"> are</w:delText>
            </w:r>
          </w:del>
        </w:sdtContent>
      </w:sdt>
      <w:sdt>
        <w:sdtPr>
          <w:tag w:val="goog_rdk_75"/>
        </w:sdtPr>
        <w:sdtContent>
          <w:ins w:author="Kelly Bakulski" w:id="44" w:date="2021-11-05T20:29:30Z">
            <w:r w:rsidDel="00000000" w:rsidR="00000000" w:rsidRPr="00000000">
              <w:rPr>
                <w:color w:val="000000"/>
                <w:rtl w:val="0"/>
              </w:rPr>
              <w:t xml:space="preserve"> were</w:t>
            </w:r>
          </w:ins>
        </w:sdtContent>
      </w:sdt>
      <w:r w:rsidDel="00000000" w:rsidR="00000000" w:rsidRPr="00000000">
        <w:rPr>
          <w:color w:val="000000"/>
          <w:rtl w:val="0"/>
        </w:rPr>
        <w:t xml:space="preserve"> portable across </w:t>
      </w:r>
      <w:sdt>
        <w:sdtPr>
          <w:tag w:val="goog_rdk_76"/>
        </w:sdtPr>
        <w:sdtContent>
          <w:ins w:author="Kelly Bakulski" w:id="45" w:date="2021-11-05T20:29:33Z">
            <w:r w:rsidDel="00000000" w:rsidR="00000000" w:rsidRPr="00000000">
              <w:rPr>
                <w:color w:val="000000"/>
                <w:rtl w:val="0"/>
              </w:rPr>
              <w:t xml:space="preserve">genetic </w:t>
            </w:r>
          </w:ins>
        </w:sdtContent>
      </w:sdt>
      <w:r w:rsidDel="00000000" w:rsidR="00000000" w:rsidRPr="00000000">
        <w:rPr>
          <w:color w:val="000000"/>
          <w:rtl w:val="0"/>
        </w:rPr>
        <w:t xml:space="preserve">ancestries and more accurate than </w:t>
      </w:r>
      <w:sdt>
        <w:sdtPr>
          <w:tag w:val="goog_rdk_77"/>
        </w:sdtPr>
        <w:sdtContent>
          <w:del w:author="Kelly Bakulski" w:id="46" w:date="2021-11-05T20:29:43Z">
            <w:r w:rsidDel="00000000" w:rsidR="00000000" w:rsidRPr="00000000">
              <w:rPr>
                <w:color w:val="000000"/>
                <w:rtl w:val="0"/>
              </w:rPr>
              <w:delText xml:space="preserve">some </w:delText>
            </w:r>
          </w:del>
        </w:sdtContent>
      </w:sdt>
      <w:r w:rsidDel="00000000" w:rsidR="00000000" w:rsidRPr="00000000">
        <w:rPr>
          <w:color w:val="000000"/>
          <w:rtl w:val="0"/>
        </w:rPr>
        <w:t xml:space="preserve">individual </w:t>
      </w:r>
      <w:sdt>
        <w:sdtPr>
          <w:tag w:val="goog_rdk_78"/>
        </w:sdtPr>
        <w:sdtContent>
          <w:ins w:author="Kelly Bakulski" w:id="47" w:date="2021-11-05T20:29:47Z">
            <w:r w:rsidDel="00000000" w:rsidR="00000000" w:rsidRPr="00000000">
              <w:rPr>
                <w:color w:val="000000"/>
                <w:rtl w:val="0"/>
              </w:rPr>
              <w:t xml:space="preserve">DNA methylation </w:t>
            </w:r>
          </w:ins>
        </w:sdtContent>
      </w:sdt>
      <w:sdt>
        <w:sdtPr>
          <w:tag w:val="goog_rdk_79"/>
        </w:sdtPr>
        <w:sdtContent>
          <w:del w:author="Kelly Bakulski" w:id="47" w:date="2021-11-05T20:29:47Z">
            <w:r w:rsidDel="00000000" w:rsidR="00000000" w:rsidRPr="00000000">
              <w:rPr>
                <w:color w:val="000000"/>
                <w:rtl w:val="0"/>
              </w:rPr>
              <w:delText xml:space="preserve">CpG </w:delText>
            </w:r>
          </w:del>
        </w:sdtContent>
      </w:sdt>
      <w:r w:rsidDel="00000000" w:rsidR="00000000" w:rsidRPr="00000000">
        <w:rPr>
          <w:color w:val="000000"/>
          <w:rtl w:val="0"/>
        </w:rPr>
        <w:t xml:space="preserve">sites. </w:t>
      </w:r>
      <w:sdt>
        <w:sdtPr>
          <w:tag w:val="goog_rdk_80"/>
        </w:sdtPr>
        <w:sdtContent>
          <w:del w:author="Kelly Bakulski" w:id="48" w:date="2021-11-05T20:29:59Z">
            <w:r w:rsidDel="00000000" w:rsidR="00000000" w:rsidRPr="00000000">
              <w:rPr>
                <w:color w:val="000000"/>
                <w:rtl w:val="0"/>
              </w:rPr>
              <w:delText xml:space="preserve">Thus, </w:delText>
            </w:r>
          </w:del>
        </w:sdtContent>
      </w:sdt>
      <w:r w:rsidDel="00000000" w:rsidR="00000000" w:rsidRPr="00000000">
        <w:rPr>
          <w:color w:val="000000"/>
          <w:rtl w:val="0"/>
        </w:rPr>
        <w:t xml:space="preserve">DNA polymethylation scores from saliva samples could serve as robust and practical clinical biomarkers of prenatal maternal smoke exposure.</w:t>
      </w:r>
    </w:p>
    <w:bookmarkStart w:colFirst="0" w:colLast="0" w:name="bookmark=id.1fob9te" w:id="2"/>
    <w:bookmarkEnd w:id="2"/>
    <w:p w:rsidR="00000000" w:rsidDel="00000000" w:rsidP="00000000" w:rsidRDefault="00000000" w:rsidRPr="00000000" w14:paraId="0000000F">
      <w:pPr>
        <w:pStyle w:val="Heading1"/>
        <w:rPr/>
      </w:pPr>
      <w:r w:rsidDel="00000000" w:rsidR="00000000" w:rsidRPr="00000000">
        <w:rPr>
          <w:rtl w:val="0"/>
        </w:rPr>
        <w:t xml:space="preserve">Keywords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DNA methylation, prenatal maternal smoking, salivary biomarker, cohort</w:t>
      </w:r>
    </w:p>
    <w:bookmarkStart w:colFirst="0" w:colLast="0" w:name="bookmark=id.3znysh7" w:id="3"/>
    <w:bookmarkEnd w:id="3"/>
    <w:p w:rsidR="00000000" w:rsidDel="00000000" w:rsidP="00000000" w:rsidRDefault="00000000" w:rsidRPr="00000000" w14:paraId="00000011">
      <w:pPr>
        <w:pStyle w:val="Heading1"/>
        <w:rPr/>
      </w:pPr>
      <w:r w:rsidDel="00000000" w:rsidR="00000000" w:rsidRPr="00000000">
        <w:rPr>
          <w:rtl w:val="0"/>
        </w:rPr>
        <w:t xml:space="preserve">Background</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Maternal prenatal smoking is a public health concern. In 2018, 11% of pregnant women in the United States aged 15-44 reported any past-month cigarette use [1]. Children exposed to cigarette smoking in utero are more likely to have low-birth weight, negative neurodevelopmental outcomes and asthma [2]. Measuring prenatal maternal smoking behavior is challenging. Maternal prenatal smoking is underreported due to stigma [3, 4]. The gold-standard for smoking measurements, serum cotinine levels, have a short half-life of nine hours in pregnant women [5]. Further, serum cotinine measures during pregnancy are rarely available outside of birth cohorts, limiting clinical application as a marker of prenatal exposures. Developing a portable and reliable biomarker of prenatal maternal smoke exposure would have important implications for research and clinical practice.</w:t>
      </w:r>
    </w:p>
    <w:sdt>
      <w:sdtPr>
        <w:tag w:val="goog_rdk_85"/>
      </w:sdtPr>
      <w:sdtContent>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80" w:before="180" w:lineRule="auto"/>
            <w:rPr>
              <w:ins w:author="Kelly Bakulski" w:id="52" w:date="2021-11-05T20:32:10Z"/>
              <w:color w:val="000000"/>
            </w:rPr>
          </w:pPr>
          <w:r w:rsidDel="00000000" w:rsidR="00000000" w:rsidRPr="00000000">
            <w:rPr>
              <w:color w:val="000000"/>
              <w:rtl w:val="0"/>
            </w:rPr>
            <w:t xml:space="preserve">Maternal cigarette smoking during pregnancy is associated with reproducible DNA methylation signatures, measured in infant cord blood and placental tissues, and primarily tested in European cohorts [6–8]. Prenatal maternal cigarette smoking exposure is associated with postnatal DNA methylation signatures in blood from cohorts of older children and adults</w:t>
          </w:r>
          <w:sdt>
            <w:sdtPr>
              <w:tag w:val="goog_rdk_81"/>
            </w:sdtPr>
            <w:sdtContent>
              <w:ins w:author="Kelly Bakulski" w:id="49" w:date="2021-11-05T20:30:45Z">
                <w:r w:rsidDel="00000000" w:rsidR="00000000" w:rsidRPr="00000000">
                  <w:rPr>
                    <w:color w:val="000000"/>
                    <w:rtl w:val="0"/>
                  </w:rPr>
                  <w:t xml:space="preserve"> </w:t>
                </w:r>
              </w:ins>
            </w:sdtContent>
          </w:sdt>
          <w:r w:rsidDel="00000000" w:rsidR="00000000" w:rsidRPr="00000000">
            <w:rPr>
              <w:color w:val="000000"/>
              <w:rtl w:val="0"/>
            </w:rPr>
            <w:t xml:space="preserve">[9, 10]. Few studies have considered the persistence of the association between maternal prenatal cigarette smoking and DNA methylation at different ages in the same individuals. Additionally, little work has considered the portability of the association between maternal prenatal cigarette smoking and DNA methylation across tissues</w:t>
          </w:r>
          <w:sdt>
            <w:sdtPr>
              <w:tag w:val="goog_rdk_82"/>
            </w:sdtPr>
            <w:sdtContent>
              <w:del w:author="Kelly Bakulski" w:id="50" w:date="2021-11-05T20:31:33Z">
                <w:r w:rsidDel="00000000" w:rsidR="00000000" w:rsidRPr="00000000">
                  <w:rPr>
                    <w:color w:val="000000"/>
                    <w:rtl w:val="0"/>
                  </w:rPr>
                  <w:delText xml:space="preserve"> and ancestry groups</w:delText>
                </w:r>
              </w:del>
            </w:sdtContent>
          </w:sdt>
          <w:r w:rsidDel="00000000" w:rsidR="00000000" w:rsidRPr="00000000">
            <w:rPr>
              <w:color w:val="000000"/>
              <w:rtl w:val="0"/>
            </w:rPr>
            <w:t xml:space="preserve">. DNA methylation drives cell differentiation and cell type proportions differ across tissue types. Epigenetic markers of prenatal maternal smoking are known to differ between cord blood and placental samples [7]. Cord blood and placental samples are unlikely to be available in clinical settings. While peripheral blood is a more realistic clinical sample</w:t>
          </w:r>
          <w:sdt>
            <w:sdtPr>
              <w:tag w:val="goog_rdk_83"/>
            </w:sdtPr>
            <w:sdtContent>
              <w:del w:author="Kelly Bakulski" w:id="51" w:date="2021-11-05T20:31:12Z">
                <w:r w:rsidDel="00000000" w:rsidR="00000000" w:rsidRPr="00000000">
                  <w:rPr>
                    <w:color w:val="000000"/>
                    <w:rtl w:val="0"/>
                  </w:rPr>
                  <w:delText xml:space="preserve">s</w:delText>
                </w:r>
              </w:del>
            </w:sdtContent>
          </w:sdt>
          <w:r w:rsidDel="00000000" w:rsidR="00000000" w:rsidRPr="00000000">
            <w:rPr>
              <w:color w:val="000000"/>
              <w:rtl w:val="0"/>
            </w:rPr>
            <w:t xml:space="preserve">, saliva is even easier to collect. To our knowledge, no study has evaluated associations between maternal prenatal cigarette smoking and salivary DNA methylation. </w:t>
          </w:r>
          <w:sdt>
            <w:sdtPr>
              <w:tag w:val="goog_rdk_84"/>
            </w:sdtPr>
            <w:sdtContent>
              <w:ins w:author="Kelly Bakulski" w:id="52" w:date="2021-11-05T20:32:10Z">
                <w:r w:rsidDel="00000000" w:rsidR="00000000" w:rsidRPr="00000000">
                  <w:rPr>
                    <w:rtl w:val="0"/>
                  </w:rPr>
                </w:r>
              </w:ins>
            </w:sdtContent>
          </w:sdt>
        </w:p>
      </w:sdtContent>
    </w:sdt>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Additionally, DNA methylation can vary by genetics [11–14], and DNA methylation signatures of own-smoking differ across </w:t>
      </w:r>
      <w:sdt>
        <w:sdtPr>
          <w:tag w:val="goog_rdk_86"/>
        </w:sdtPr>
        <w:sdtContent>
          <w:ins w:author="Kelly Bakulski" w:id="53" w:date="2021-11-05T20:32:25Z">
            <w:r w:rsidDel="00000000" w:rsidR="00000000" w:rsidRPr="00000000">
              <w:rPr>
                <w:color w:val="000000"/>
                <w:rtl w:val="0"/>
              </w:rPr>
              <w:t xml:space="preserve">genetic </w:t>
            </w:r>
          </w:ins>
        </w:sdtContent>
      </w:sdt>
      <w:r w:rsidDel="00000000" w:rsidR="00000000" w:rsidRPr="00000000">
        <w:rPr>
          <w:color w:val="000000"/>
          <w:rtl w:val="0"/>
        </w:rPr>
        <w:t xml:space="preserve">ancestry groups [15–18]. Only a few studies have examined associations between prenatal maternal cigarette smoking and DNA methylation in non-European ancestry populations. Among 954 infants, 70% of whom had mothers identifying as Black, prenatal maternal smoking was associated with cord blood DNA methylation at 38 CpG sites [19]. The direction of these association</w:t>
      </w:r>
      <w:sdt>
        <w:sdtPr>
          <w:tag w:val="goog_rdk_87"/>
        </w:sdtPr>
        <w:sdtContent>
          <w:ins w:author="Kelly Bakulski" w:id="54" w:date="2021-11-05T20:32:02Z">
            <w:r w:rsidDel="00000000" w:rsidR="00000000" w:rsidRPr="00000000">
              <w:rPr>
                <w:color w:val="000000"/>
                <w:rtl w:val="0"/>
              </w:rPr>
              <w:t xml:space="preserve">s</w:t>
            </w:r>
          </w:ins>
        </w:sdtContent>
      </w:sdt>
      <w:r w:rsidDel="00000000" w:rsidR="00000000" w:rsidRPr="00000000">
        <w:rPr>
          <w:color w:val="000000"/>
          <w:rtl w:val="0"/>
        </w:rPr>
        <w:t xml:space="preserve"> between prenatal maternal cigarette smoking and DNA methylation at these sites were generally similar in children of Black and non-Black participants [19]. Among 572 3-5 year old children, 186 of whom were of African or admixed </w:t>
      </w:r>
      <w:sdt>
        <w:sdtPr>
          <w:tag w:val="goog_rdk_88"/>
        </w:sdtPr>
        <w:sdtContent>
          <w:ins w:author="Kelly Bakulski" w:id="55" w:date="2021-11-05T20:33:03Z">
            <w:r w:rsidDel="00000000" w:rsidR="00000000" w:rsidRPr="00000000">
              <w:rPr>
                <w:color w:val="000000"/>
                <w:rtl w:val="0"/>
              </w:rPr>
              <w:t xml:space="preserve">genetic </w:t>
            </w:r>
          </w:ins>
        </w:sdtContent>
      </w:sdt>
      <w:r w:rsidDel="00000000" w:rsidR="00000000" w:rsidRPr="00000000">
        <w:rPr>
          <w:color w:val="000000"/>
          <w:rtl w:val="0"/>
        </w:rPr>
        <w:t xml:space="preserve">ancestry, prenatal maternal smoking was associated with DNA methylation in peripheral blood samples but ancestry-stratified analyses were not performed [20]. Similarly, among 89 middle-aged women, of whom reported African American or Hispanic ethnicity, prenatal maternal cigarette smoking was associated with DNA methylation at 17 of 190 tested CpG sites [9]. Adjusting for ancestry did not substantially affect the association between prenatal maternal smoking and DNA methylation at any of the sites, although the authors note that African American women had on average 2–5% higher mean DNA methylation on the absolute scale as compared with White and Hispanic women at 5 </w:t>
      </w:r>
      <w:r w:rsidDel="00000000" w:rsidR="00000000" w:rsidRPr="00000000">
        <w:rPr>
          <w:i w:val="1"/>
          <w:color w:val="000000"/>
          <w:rtl w:val="0"/>
        </w:rPr>
        <w:t xml:space="preserve">CYP1A1</w:t>
      </w:r>
      <w:r w:rsidDel="00000000" w:rsidR="00000000" w:rsidRPr="00000000">
        <w:rPr>
          <w:color w:val="000000"/>
          <w:rtl w:val="0"/>
        </w:rPr>
        <w:t xml:space="preserve"> CpG sites [9]. Of 148 CpG sites selected based on their association</w:t>
      </w:r>
      <w:sdt>
        <w:sdtPr>
          <w:tag w:val="goog_rdk_89"/>
        </w:sdtPr>
        <w:sdtContent>
          <w:ins w:author="Kelly Bakulski" w:id="56" w:date="2021-11-05T20:33:30Z">
            <w:r w:rsidDel="00000000" w:rsidR="00000000" w:rsidRPr="00000000">
              <w:rPr>
                <w:color w:val="000000"/>
                <w:rtl w:val="0"/>
              </w:rPr>
              <w:t xml:space="preserve"> with</w:t>
            </w:r>
          </w:ins>
        </w:sdtContent>
      </w:sdt>
      <w:r w:rsidDel="00000000" w:rsidR="00000000" w:rsidRPr="00000000">
        <w:rPr>
          <w:color w:val="000000"/>
          <w:rtl w:val="0"/>
        </w:rPr>
        <w:t xml:space="preserve"> prenatal maternal smoking among primarily European children, 7 CpG sites were also associated with prenatal maternal cigarette smoking in a cohort of 572 Latino children [6, 21]. </w:t>
      </w:r>
      <w:sdt>
        <w:sdtPr>
          <w:tag w:val="goog_rdk_90"/>
        </w:sdtPr>
        <w:sdtContent>
          <w:del w:author="Kelly Bakulski" w:id="57" w:date="2021-11-05T20:33:43Z">
            <w:r w:rsidDel="00000000" w:rsidR="00000000" w:rsidRPr="00000000">
              <w:rPr>
                <w:color w:val="000000"/>
                <w:rtl w:val="0"/>
              </w:rPr>
              <w:delText xml:space="preserve">Thus, w</w:delText>
            </w:r>
          </w:del>
        </w:sdtContent>
      </w:sdt>
      <w:sdt>
        <w:sdtPr>
          <w:tag w:val="goog_rdk_91"/>
        </w:sdtPr>
        <w:sdtContent>
          <w:ins w:author="Kelly Bakulski" w:id="57" w:date="2021-11-05T20:33:43Z">
            <w:r w:rsidDel="00000000" w:rsidR="00000000" w:rsidRPr="00000000">
              <w:rPr>
                <w:color w:val="000000"/>
                <w:rtl w:val="0"/>
              </w:rPr>
              <w:t xml:space="preserve">W</w:t>
            </w:r>
          </w:ins>
        </w:sdtContent>
      </w:sdt>
      <w:r w:rsidDel="00000000" w:rsidR="00000000" w:rsidRPr="00000000">
        <w:rPr>
          <w:color w:val="000000"/>
          <w:rtl w:val="0"/>
        </w:rPr>
        <w:t xml:space="preserve">hile prenatal maternal cigarette smoking is associated with DNA methylation, the consistency of this association across </w:t>
      </w:r>
      <w:sdt>
        <w:sdtPr>
          <w:tag w:val="goog_rdk_92"/>
        </w:sdtPr>
        <w:sdtContent>
          <w:ins w:author="Kelly Bakulski" w:id="58" w:date="2021-11-05T20:33:58Z">
            <w:r w:rsidDel="00000000" w:rsidR="00000000" w:rsidRPr="00000000">
              <w:rPr>
                <w:color w:val="000000"/>
                <w:rtl w:val="0"/>
              </w:rPr>
              <w:t xml:space="preserve">genetic </w:t>
            </w:r>
          </w:ins>
        </w:sdtContent>
      </w:sdt>
      <w:sdt>
        <w:sdtPr>
          <w:tag w:val="goog_rdk_93"/>
        </w:sdtPr>
        <w:sdtContent>
          <w:del w:author="Kelly Bakulski" w:id="58" w:date="2021-11-05T20:33:58Z">
            <w:r w:rsidDel="00000000" w:rsidR="00000000" w:rsidRPr="00000000">
              <w:rPr>
                <w:color w:val="000000"/>
                <w:rtl w:val="0"/>
              </w:rPr>
              <w:delText xml:space="preserve">age, tissue and </w:delText>
            </w:r>
          </w:del>
        </w:sdtContent>
      </w:sdt>
      <w:r w:rsidDel="00000000" w:rsidR="00000000" w:rsidRPr="00000000">
        <w:rPr>
          <w:color w:val="000000"/>
          <w:rtl w:val="0"/>
        </w:rPr>
        <w:t xml:space="preserve">ancestry is understudied.</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80" w:before="180" w:lineRule="auto"/>
        <w:rPr>
          <w:color w:val="000000"/>
        </w:rPr>
      </w:pPr>
      <w:sdt>
        <w:sdtPr>
          <w:tag w:val="goog_rdk_95"/>
        </w:sdtPr>
        <w:sdtContent>
          <w:del w:author="Kelly Bakulski" w:id="59" w:date="2021-11-05T20:34:21Z">
            <w:r w:rsidDel="00000000" w:rsidR="00000000" w:rsidRPr="00000000">
              <w:rPr>
                <w:color w:val="000000"/>
                <w:rtl w:val="0"/>
              </w:rPr>
              <w:delText xml:space="preserve">An important next step a</w:delText>
            </w:r>
          </w:del>
        </w:sdtContent>
      </w:sdt>
      <w:sdt>
        <w:sdtPr>
          <w:tag w:val="goog_rdk_96"/>
        </w:sdtPr>
        <w:sdtContent>
          <w:ins w:author="Kelly Bakulski" w:id="59" w:date="2021-11-05T20:34:21Z">
            <w:r w:rsidDel="00000000" w:rsidR="00000000" w:rsidRPr="00000000">
              <w:rPr>
                <w:color w:val="000000"/>
                <w:rtl w:val="0"/>
              </w:rPr>
              <w:t xml:space="preserve">A</w:t>
            </w:r>
          </w:ins>
        </w:sdtContent>
      </w:sdt>
      <w:r w:rsidDel="00000000" w:rsidR="00000000" w:rsidRPr="00000000">
        <w:rPr>
          <w:color w:val="000000"/>
          <w:rtl w:val="0"/>
        </w:rPr>
        <w:t xml:space="preserve">fter association testing</w:t>
      </w:r>
      <w:sdt>
        <w:sdtPr>
          <w:tag w:val="goog_rdk_97"/>
        </w:sdtPr>
        <w:sdtContent>
          <w:ins w:author="Kelly Bakulski" w:id="60" w:date="2021-11-05T20:34:29Z">
            <w:r w:rsidDel="00000000" w:rsidR="00000000" w:rsidRPr="00000000">
              <w:rPr>
                <w:color w:val="000000"/>
                <w:rtl w:val="0"/>
              </w:rPr>
              <w:t xml:space="preserve">, an important next step</w:t>
            </w:r>
          </w:ins>
        </w:sdtContent>
      </w:sdt>
      <w:r w:rsidDel="00000000" w:rsidR="00000000" w:rsidRPr="00000000">
        <w:rPr>
          <w:color w:val="000000"/>
          <w:rtl w:val="0"/>
        </w:rPr>
        <w:t xml:space="preserve"> is </w:t>
      </w:r>
      <w:sdt>
        <w:sdtPr>
          <w:tag w:val="goog_rdk_98"/>
        </w:sdtPr>
        <w:sdtContent>
          <w:del w:author="Kelly Bakulski" w:id="61" w:date="2021-11-05T20:34:37Z">
            <w:r w:rsidDel="00000000" w:rsidR="00000000" w:rsidRPr="00000000">
              <w:rPr>
                <w:color w:val="000000"/>
                <w:rtl w:val="0"/>
              </w:rPr>
              <w:delText xml:space="preserve">the </w:delText>
            </w:r>
          </w:del>
        </w:sdtContent>
      </w:sdt>
      <w:sdt>
        <w:sdtPr>
          <w:tag w:val="goog_rdk_99"/>
        </w:sdtPr>
        <w:sdtContent>
          <w:ins w:author="Kelly Bakulski" w:id="61" w:date="2021-11-05T20:34:37Z">
            <w:r w:rsidDel="00000000" w:rsidR="00000000" w:rsidRPr="00000000">
              <w:rPr>
                <w:color w:val="000000"/>
                <w:rtl w:val="0"/>
              </w:rPr>
              <w:t xml:space="preserve">to </w:t>
            </w:r>
          </w:ins>
        </w:sdtContent>
      </w:sdt>
      <w:r w:rsidDel="00000000" w:rsidR="00000000" w:rsidRPr="00000000">
        <w:rPr>
          <w:color w:val="000000"/>
          <w:rtl w:val="0"/>
        </w:rPr>
        <w:t xml:space="preserve">evaluat</w:t>
      </w:r>
      <w:sdt>
        <w:sdtPr>
          <w:tag w:val="goog_rdk_100"/>
        </w:sdtPr>
        <w:sdtContent>
          <w:ins w:author="Kelly Bakulski" w:id="62" w:date="2021-11-05T20:34:42Z">
            <w:r w:rsidDel="00000000" w:rsidR="00000000" w:rsidRPr="00000000">
              <w:rPr>
                <w:color w:val="000000"/>
                <w:rtl w:val="0"/>
              </w:rPr>
              <w:t xml:space="preserve">e</w:t>
            </w:r>
          </w:ins>
        </w:sdtContent>
      </w:sdt>
      <w:sdt>
        <w:sdtPr>
          <w:tag w:val="goog_rdk_101"/>
        </w:sdtPr>
        <w:sdtContent>
          <w:del w:author="Kelly Bakulski" w:id="62" w:date="2021-11-05T20:34:42Z">
            <w:r w:rsidDel="00000000" w:rsidR="00000000" w:rsidRPr="00000000">
              <w:rPr>
                <w:color w:val="000000"/>
                <w:rtl w:val="0"/>
              </w:rPr>
              <w:delText xml:space="preserve">ion</w:delText>
            </w:r>
          </w:del>
        </w:sdtContent>
      </w:sdt>
      <w:r w:rsidDel="00000000" w:rsidR="00000000" w:rsidRPr="00000000">
        <w:rPr>
          <w:color w:val="000000"/>
          <w:rtl w:val="0"/>
        </w:rPr>
        <w:t xml:space="preserve"> </w:t>
      </w:r>
      <w:sdt>
        <w:sdtPr>
          <w:tag w:val="goog_rdk_102"/>
        </w:sdtPr>
        <w:sdtContent>
          <w:del w:author="Kelly Bakulski" w:id="63" w:date="2021-11-05T20:34:45Z">
            <w:r w:rsidDel="00000000" w:rsidR="00000000" w:rsidRPr="00000000">
              <w:rPr>
                <w:color w:val="000000"/>
                <w:rtl w:val="0"/>
              </w:rPr>
              <w:delText xml:space="preserve">of </w:delText>
            </w:r>
          </w:del>
        </w:sdtContent>
      </w:sdt>
      <w:r w:rsidDel="00000000" w:rsidR="00000000" w:rsidRPr="00000000">
        <w:rPr>
          <w:color w:val="000000"/>
          <w:rtl w:val="0"/>
        </w:rPr>
        <w:t xml:space="preserve">DNA methylation as a biomarker of prenatal maternal smoke exposure, </w:t>
      </w:r>
      <w:sdt>
        <w:sdtPr>
          <w:tag w:val="goog_rdk_103"/>
        </w:sdtPr>
        <w:sdtContent>
          <w:del w:author="Kelly Bakulski" w:id="64" w:date="2021-11-09T14:31:46Z">
            <w:r w:rsidDel="00000000" w:rsidR="00000000" w:rsidRPr="00000000">
              <w:rPr>
                <w:color w:val="000000"/>
                <w:rtl w:val="0"/>
              </w:rPr>
              <w:delText xml:space="preserve">which is often done </w:delText>
            </w:r>
          </w:del>
        </w:sdtContent>
      </w:sdt>
      <w:r w:rsidDel="00000000" w:rsidR="00000000" w:rsidRPr="00000000">
        <w:rPr>
          <w:color w:val="000000"/>
          <w:rtl w:val="0"/>
        </w:rPr>
        <w:t xml:space="preserve">by comparing DNA methylation based classification of maternal smoking behavior to self-reported behavior. </w:t>
      </w:r>
      <w:sdt>
        <w:sdtPr>
          <w:tag w:val="goog_rdk_104"/>
        </w:sdtPr>
        <w:sdtContent>
          <w:commentRangeStart w:id="2"/>
        </w:sdtContent>
      </w:sdt>
      <w:r w:rsidDel="00000000" w:rsidR="00000000" w:rsidRPr="00000000">
        <w:rPr>
          <w:color w:val="000000"/>
          <w:rtl w:val="0"/>
        </w:rPr>
        <w:t xml:space="preserve">Many methods for constructing a DNA methylation biomarker exist, ranging in complexity from single CpG sites to machine learning algorithms such as support vector machines</w:t>
      </w:r>
      <w:commentRangeEnd w:id="2"/>
      <w:r w:rsidDel="00000000" w:rsidR="00000000" w:rsidRPr="00000000">
        <w:commentReference w:id="2"/>
      </w:r>
      <w:r w:rsidDel="00000000" w:rsidR="00000000" w:rsidRPr="00000000">
        <w:rPr>
          <w:color w:val="000000"/>
          <w:rtl w:val="0"/>
        </w:rPr>
        <w:t xml:space="preserve"> [10, 17, 20, 22, 23]. One attractive option is a polymethylation score, analogous to a polygenic score. In </w:t>
      </w:r>
      <w:sdt>
        <w:sdtPr>
          <w:tag w:val="goog_rdk_105"/>
        </w:sdtPr>
        <w:sdtContent>
          <w:ins w:author="Kelly Bakulski" w:id="65" w:date="2021-11-09T14:35:19Z">
            <w:r w:rsidDel="00000000" w:rsidR="00000000" w:rsidRPr="00000000">
              <w:rPr>
                <w:color w:val="000000"/>
                <w:rtl w:val="0"/>
              </w:rPr>
              <w:t xml:space="preserve">the</w:t>
            </w:r>
          </w:ins>
        </w:sdtContent>
      </w:sdt>
      <w:sdt>
        <w:sdtPr>
          <w:tag w:val="goog_rdk_106"/>
        </w:sdtPr>
        <w:sdtContent>
          <w:del w:author="Kelly Bakulski" w:id="65" w:date="2021-11-09T14:35:19Z">
            <w:r w:rsidDel="00000000" w:rsidR="00000000" w:rsidRPr="00000000">
              <w:rPr>
                <w:color w:val="000000"/>
                <w:rtl w:val="0"/>
              </w:rPr>
              <w:delText xml:space="preserve">a</w:delText>
            </w:r>
          </w:del>
        </w:sdtContent>
      </w:sdt>
      <w:r w:rsidDel="00000000" w:rsidR="00000000" w:rsidRPr="00000000">
        <w:rPr>
          <w:color w:val="000000"/>
          <w:rtl w:val="0"/>
        </w:rPr>
        <w:t xml:space="preserve"> polymethylation score, CpG sites are weighted by the strength of their association with </w:t>
      </w:r>
      <w:sdt>
        <w:sdtPr>
          <w:tag w:val="goog_rdk_107"/>
        </w:sdtPr>
        <w:sdtContent>
          <w:ins w:author="Kelly Bakulski" w:id="66" w:date="2021-11-09T14:35:25Z">
            <w:r w:rsidDel="00000000" w:rsidR="00000000" w:rsidRPr="00000000">
              <w:rPr>
                <w:color w:val="000000"/>
                <w:rtl w:val="0"/>
              </w:rPr>
              <w:t xml:space="preserve">maternal smoking</w:t>
            </w:r>
          </w:ins>
        </w:sdtContent>
      </w:sdt>
      <w:sdt>
        <w:sdtPr>
          <w:tag w:val="goog_rdk_108"/>
        </w:sdtPr>
        <w:sdtContent>
          <w:del w:author="Kelly Bakulski" w:id="66" w:date="2021-11-09T14:35:25Z">
            <w:r w:rsidDel="00000000" w:rsidR="00000000" w:rsidRPr="00000000">
              <w:rPr>
                <w:color w:val="000000"/>
                <w:rtl w:val="0"/>
              </w:rPr>
              <w:delText xml:space="preserve">the variable of interest </w:delText>
            </w:r>
          </w:del>
        </w:sdtContent>
      </w:sdt>
      <w:sdt>
        <w:sdtPr>
          <w:tag w:val="goog_rdk_109"/>
        </w:sdtPr>
        <w:sdtContent>
          <w:del w:author="Kelly Bakulski" w:id="67" w:date="2021-11-09T14:35:32Z">
            <w:r w:rsidDel="00000000" w:rsidR="00000000" w:rsidRPr="00000000">
              <w:rPr>
                <w:color w:val="000000"/>
                <w:rtl w:val="0"/>
              </w:rPr>
              <w:delText xml:space="preserve">in</w:delText>
            </w:r>
          </w:del>
        </w:sdtContent>
      </w:sdt>
      <w:sdt>
        <w:sdtPr>
          <w:tag w:val="goog_rdk_110"/>
        </w:sdtPr>
        <w:sdtContent>
          <w:ins w:author="Kelly Bakulski" w:id="67" w:date="2021-11-09T14:35:32Z">
            <w:r w:rsidDel="00000000" w:rsidR="00000000" w:rsidRPr="00000000">
              <w:rPr>
                <w:color w:val="000000"/>
                <w:rtl w:val="0"/>
              </w:rPr>
              <w:t xml:space="preserve"> from</w:t>
            </w:r>
          </w:ins>
        </w:sdtContent>
      </w:sdt>
      <w:r w:rsidDel="00000000" w:rsidR="00000000" w:rsidRPr="00000000">
        <w:rPr>
          <w:color w:val="000000"/>
          <w:rtl w:val="0"/>
        </w:rPr>
        <w:t xml:space="preserve"> a previous, independent sample and then summed to a single score [24, 25]. </w:t>
      </w:r>
      <w:sdt>
        <w:sdtPr>
          <w:tag w:val="goog_rdk_111"/>
        </w:sdtPr>
        <w:sdtContent>
          <w:commentRangeStart w:id="3"/>
        </w:sdtContent>
      </w:sdt>
      <w:r w:rsidDel="00000000" w:rsidR="00000000" w:rsidRPr="00000000">
        <w:rPr>
          <w:color w:val="000000"/>
          <w:rtl w:val="0"/>
        </w:rPr>
        <w:t xml:space="preserve">Using a subset of CpG sites selected with LASSO regression, </w:t>
      </w:r>
      <w:commentRangeEnd w:id="3"/>
      <w:r w:rsidDel="00000000" w:rsidR="00000000" w:rsidRPr="00000000">
        <w:commentReference w:id="3"/>
      </w:r>
      <w:r w:rsidDel="00000000" w:rsidR="00000000" w:rsidRPr="00000000">
        <w:rPr>
          <w:color w:val="000000"/>
          <w:rtl w:val="0"/>
        </w:rPr>
        <w:t xml:space="preserve">one such DNA methylation score calculated from cord blood classified maternal smoking behavior with accuracy of 91% in a primarily European cohort [23]. Among 572 3-5 year old children, 186 of whom were of African or admixed ancestry, prenatal maternal smoking behavior </w:t>
      </w:r>
      <w:sdt>
        <w:sdtPr>
          <w:tag w:val="goog_rdk_112"/>
        </w:sdtPr>
        <w:sdtContent>
          <w:ins w:author="Kelly Bakulski" w:id="68" w:date="2021-11-09T14:36:57Z">
            <w:r w:rsidDel="00000000" w:rsidR="00000000" w:rsidRPr="00000000">
              <w:rPr>
                <w:color w:val="000000"/>
                <w:rtl w:val="0"/>
              </w:rPr>
              <w:t xml:space="preserve">was</w:t>
            </w:r>
          </w:ins>
        </w:sdtContent>
      </w:sdt>
      <w:sdt>
        <w:sdtPr>
          <w:tag w:val="goog_rdk_113"/>
        </w:sdtPr>
        <w:sdtContent>
          <w:del w:author="Kelly Bakulski" w:id="68" w:date="2021-11-09T14:36:57Z">
            <w:r w:rsidDel="00000000" w:rsidR="00000000" w:rsidRPr="00000000">
              <w:rPr>
                <w:color w:val="000000"/>
                <w:rtl w:val="0"/>
              </w:rPr>
              <w:delText xml:space="preserve">could also be</w:delText>
            </w:r>
          </w:del>
        </w:sdtContent>
      </w:sdt>
      <w:r w:rsidDel="00000000" w:rsidR="00000000" w:rsidRPr="00000000">
        <w:rPr>
          <w:color w:val="000000"/>
          <w:rtl w:val="0"/>
        </w:rPr>
        <w:t xml:space="preserve"> classified with an accuracy of 81% when using </w:t>
      </w:r>
      <w:sdt>
        <w:sdtPr>
          <w:tag w:val="goog_rdk_114"/>
        </w:sdtPr>
        <w:sdtContent>
          <w:commentRangeStart w:id="4"/>
        </w:sdtContent>
      </w:sdt>
      <w:r w:rsidDel="00000000" w:rsidR="00000000" w:rsidRPr="00000000">
        <w:rPr>
          <w:color w:val="000000"/>
          <w:rtl w:val="0"/>
        </w:rPr>
        <w:t xml:space="preserve">a support vector machine approach and DNA methylation at 26 sites measured in</w:t>
      </w:r>
      <w:commentRangeEnd w:id="4"/>
      <w:r w:rsidDel="00000000" w:rsidR="00000000" w:rsidRPr="00000000">
        <w:commentReference w:id="4"/>
      </w:r>
      <w:r w:rsidDel="00000000" w:rsidR="00000000" w:rsidRPr="00000000">
        <w:rPr>
          <w:color w:val="000000"/>
          <w:rtl w:val="0"/>
        </w:rPr>
        <w:t xml:space="preserve"> peripheral blood at a single time point [20]. Among middle-aged adults, a score calculated using DNA methylation in peripheral blood samples from a single time point could even predict prenatal smoke exposure (30 years previously) </w:t>
      </w:r>
      <w:sdt>
        <w:sdtPr>
          <w:tag w:val="goog_rdk_115"/>
        </w:sdtPr>
        <w:sdtContent>
          <w:commentRangeStart w:id="5"/>
        </w:sdtContent>
      </w:sdt>
      <w:r w:rsidDel="00000000" w:rsidR="00000000" w:rsidRPr="00000000">
        <w:rPr>
          <w:color w:val="000000"/>
          <w:rtl w:val="0"/>
        </w:rPr>
        <w:t xml:space="preserve">with an area under the curve of 0.72</w:t>
      </w:r>
      <w:commentRangeEnd w:id="5"/>
      <w:r w:rsidDel="00000000" w:rsidR="00000000" w:rsidRPr="00000000">
        <w:commentReference w:id="5"/>
      </w:r>
      <w:r w:rsidDel="00000000" w:rsidR="00000000" w:rsidRPr="00000000">
        <w:rPr>
          <w:color w:val="000000"/>
          <w:rtl w:val="0"/>
        </w:rPr>
        <w:t xml:space="preserve"> (95% confidence interval 0.69, 0.76) [10]. Ideally, a biomarker for prenatal maternal smoking would be consistent over participant age at </w:t>
      </w:r>
      <w:sdt>
        <w:sdtPr>
          <w:tag w:val="goog_rdk_116"/>
        </w:sdtPr>
        <w:sdtContent>
          <w:ins w:author="Kelly Bakulski" w:id="69" w:date="2021-11-09T14:39:02Z">
            <w:r w:rsidDel="00000000" w:rsidR="00000000" w:rsidRPr="00000000">
              <w:rPr>
                <w:color w:val="000000"/>
                <w:rtl w:val="0"/>
              </w:rPr>
              <w:t xml:space="preserve">DNA </w:t>
            </w:r>
          </w:ins>
        </w:sdtContent>
      </w:sdt>
      <w:r w:rsidDel="00000000" w:rsidR="00000000" w:rsidRPr="00000000">
        <w:rPr>
          <w:color w:val="000000"/>
          <w:rtl w:val="0"/>
        </w:rPr>
        <w:t xml:space="preserve">methylation sampling and portable across genetic ancestry groups. However, the consistency of DNA methylation as a biomarker for prenatal maternal smoking across tissue, age</w:t>
      </w:r>
      <w:sdt>
        <w:sdtPr>
          <w:tag w:val="goog_rdk_117"/>
        </w:sdtPr>
        <w:sdtContent>
          <w:ins w:author="Kelly Bakulski" w:id="70" w:date="2021-11-09T14:39:20Z">
            <w:r w:rsidDel="00000000" w:rsidR="00000000" w:rsidRPr="00000000">
              <w:rPr>
                <w:color w:val="000000"/>
                <w:rtl w:val="0"/>
              </w:rPr>
              <w:t xml:space="preserve">,</w:t>
            </w:r>
          </w:ins>
        </w:sdtContent>
      </w:sdt>
      <w:r w:rsidDel="00000000" w:rsidR="00000000" w:rsidRPr="00000000">
        <w:rPr>
          <w:color w:val="000000"/>
          <w:rtl w:val="0"/>
        </w:rPr>
        <w:t xml:space="preserve"> and ancestry has not been evaluated</w:t>
      </w:r>
      <w:sdt>
        <w:sdtPr>
          <w:tag w:val="goog_rdk_118"/>
        </w:sdtPr>
        <w:sdtContent>
          <w:ins w:author="Kelly Bakulski" w:id="71" w:date="2021-11-09T14:41:18Z">
            <w:r w:rsidDel="00000000" w:rsidR="00000000" w:rsidRPr="00000000">
              <w:rPr>
                <w:color w:val="000000"/>
                <w:rtl w:val="0"/>
              </w:rPr>
              <w:t xml:space="preserve"> in the same study</w:t>
            </w:r>
          </w:ins>
        </w:sdtContent>
      </w:sdt>
      <w:r w:rsidDel="00000000" w:rsidR="00000000" w:rsidRPr="00000000">
        <w:rPr>
          <w:color w:val="000000"/>
          <w:rtl w:val="0"/>
        </w:rPr>
        <w:t xml:space="preserve">. </w:t>
      </w:r>
      <w:sdt>
        <w:sdtPr>
          <w:tag w:val="goog_rdk_119"/>
        </w:sdtPr>
        <w:sdtContent>
          <w:del w:author="Kelly Bakulski" w:id="72" w:date="2021-11-09T14:41:23Z">
            <w:r w:rsidDel="00000000" w:rsidR="00000000" w:rsidRPr="00000000">
              <w:rPr>
                <w:color w:val="000000"/>
                <w:rtl w:val="0"/>
              </w:rPr>
              <w:delText xml:space="preserve">Few studies have compared the effectiveness of DNA methylation as biomarker of prenatal maternal smoking in the same individuals at different times or evaluated if the inclusion of multiple time points improves performance. No study has evaluated the accuracy of salivary DNA methylation as a biomarker for prenatal maternal smoking.</w:delText>
            </w:r>
          </w:del>
        </w:sdtContent>
      </w:sdt>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DNA methylation </w:t>
      </w:r>
      <w:sdt>
        <w:sdtPr>
          <w:tag w:val="goog_rdk_120"/>
        </w:sdtPr>
        <w:sdtContent>
          <w:ins w:author="Kelly Bakulski" w:id="73" w:date="2021-11-09T14:39:33Z">
            <w:r w:rsidDel="00000000" w:rsidR="00000000" w:rsidRPr="00000000">
              <w:rPr>
                <w:color w:val="000000"/>
                <w:rtl w:val="0"/>
              </w:rPr>
              <w:t xml:space="preserve">differences </w:t>
            </w:r>
          </w:ins>
        </w:sdtContent>
      </w:sdt>
      <w:sdt>
        <w:sdtPr>
          <w:tag w:val="goog_rdk_121"/>
        </w:sdtPr>
        <w:sdtContent>
          <w:del w:author="Kelly Bakulski" w:id="73" w:date="2021-11-09T14:39:33Z">
            <w:r w:rsidDel="00000000" w:rsidR="00000000" w:rsidRPr="00000000">
              <w:rPr>
                <w:color w:val="000000"/>
                <w:rtl w:val="0"/>
              </w:rPr>
              <w:delText xml:space="preserve">changes </w:delText>
            </w:r>
          </w:del>
        </w:sdtContent>
      </w:sdt>
      <w:r w:rsidDel="00000000" w:rsidR="00000000" w:rsidRPr="00000000">
        <w:rPr>
          <w:color w:val="000000"/>
          <w:rtl w:val="0"/>
        </w:rPr>
        <w:t xml:space="preserve">hold promise as a biomarker for prenatal maternal smoking. </w:t>
      </w:r>
      <w:sdt>
        <w:sdtPr>
          <w:tag w:val="goog_rdk_122"/>
        </w:sdtPr>
        <w:sdtContent>
          <w:del w:author="Kelly Bakulski" w:id="74" w:date="2021-11-09T14:39:51Z">
            <w:r w:rsidDel="00000000" w:rsidR="00000000" w:rsidRPr="00000000">
              <w:rPr>
                <w:color w:val="000000"/>
                <w:rtl w:val="0"/>
              </w:rPr>
              <w:delText xml:space="preserve">However, b</w:delText>
            </w:r>
          </w:del>
        </w:sdtContent>
      </w:sdt>
      <w:sdt>
        <w:sdtPr>
          <w:tag w:val="goog_rdk_123"/>
        </w:sdtPr>
        <w:sdtContent>
          <w:ins w:author="Kelly Bakulski" w:id="74" w:date="2021-11-09T14:39:51Z">
            <w:r w:rsidDel="00000000" w:rsidR="00000000" w:rsidRPr="00000000">
              <w:rPr>
                <w:color w:val="000000"/>
                <w:rtl w:val="0"/>
              </w:rPr>
              <w:t xml:space="preserve">B</w:t>
            </w:r>
          </w:ins>
        </w:sdtContent>
      </w:sdt>
      <w:r w:rsidDel="00000000" w:rsidR="00000000" w:rsidRPr="00000000">
        <w:rPr>
          <w:color w:val="000000"/>
          <w:rtl w:val="0"/>
        </w:rPr>
        <w:t xml:space="preserve">efore translation to clinical applications, we must understand how and if the signal varies across age, ancestry</w:t>
      </w:r>
      <w:sdt>
        <w:sdtPr>
          <w:tag w:val="goog_rdk_124"/>
        </w:sdtPr>
        <w:sdtContent>
          <w:ins w:author="Kelly Bakulski" w:id="75" w:date="2021-11-09T14:40:01Z">
            <w:r w:rsidDel="00000000" w:rsidR="00000000" w:rsidRPr="00000000">
              <w:rPr>
                <w:color w:val="000000"/>
                <w:rtl w:val="0"/>
              </w:rPr>
              <w:t xml:space="preserve">,</w:t>
            </w:r>
          </w:ins>
        </w:sdtContent>
      </w:sdt>
      <w:r w:rsidDel="00000000" w:rsidR="00000000" w:rsidRPr="00000000">
        <w:rPr>
          <w:color w:val="000000"/>
          <w:rtl w:val="0"/>
        </w:rPr>
        <w:t xml:space="preserve"> and tissue sample. In the Fragile Families and Child Wellbeing study, a diverse longitudinal cohort of children, we aimed to assess the potential of salivary DNA methylation biomarkers for prenatal maternal cigarette smoking. We tested associations between prenatal maternal smoke exposure and saliva DNA methylation, including epigenetic clocks, polymethylation scores, and individual </w:t>
      </w:r>
      <w:r w:rsidDel="00000000" w:rsidR="00000000" w:rsidRPr="00000000">
        <w:rPr>
          <w:i w:val="1"/>
          <w:color w:val="000000"/>
          <w:rtl w:val="0"/>
        </w:rPr>
        <w:t xml:space="preserve">a priori</w:t>
      </w:r>
      <w:r w:rsidDel="00000000" w:rsidR="00000000" w:rsidRPr="00000000">
        <w:rPr>
          <w:color w:val="000000"/>
          <w:rtl w:val="0"/>
        </w:rPr>
        <w:t xml:space="preserve"> CpG sites. We then performed age- and ancestry-stratified analyses to test the hypothesis that DNA methylation could serve as a persistent and </w:t>
      </w:r>
      <w:sdt>
        <w:sdtPr>
          <w:tag w:val="goog_rdk_125"/>
        </w:sdtPr>
        <w:sdtContent>
          <w:ins w:author="Kelly Bakulski" w:id="76" w:date="2021-11-09T14:40:28Z">
            <w:r w:rsidDel="00000000" w:rsidR="00000000" w:rsidRPr="00000000">
              <w:rPr>
                <w:color w:val="000000"/>
                <w:rtl w:val="0"/>
              </w:rPr>
              <w:t xml:space="preserve">consistent</w:t>
            </w:r>
          </w:ins>
        </w:sdtContent>
      </w:sdt>
      <w:sdt>
        <w:sdtPr>
          <w:tag w:val="goog_rdk_126"/>
        </w:sdtPr>
        <w:sdtContent>
          <w:del w:author="Kelly Bakulski" w:id="76" w:date="2021-11-09T14:40:28Z">
            <w:r w:rsidDel="00000000" w:rsidR="00000000" w:rsidRPr="00000000">
              <w:rPr>
                <w:color w:val="000000"/>
                <w:rtl w:val="0"/>
              </w:rPr>
              <w:delText xml:space="preserve">portable </w:delText>
            </w:r>
          </w:del>
        </w:sdtContent>
      </w:sdt>
      <w:r w:rsidDel="00000000" w:rsidR="00000000" w:rsidRPr="00000000">
        <w:rPr>
          <w:color w:val="000000"/>
          <w:rtl w:val="0"/>
        </w:rPr>
        <w:t xml:space="preserve">biomarker of prenatal maternal smoking.</w:t>
      </w:r>
    </w:p>
    <w:bookmarkStart w:colFirst="0" w:colLast="0" w:name="bookmark=id.2et92p0" w:id="4"/>
    <w:bookmarkEnd w:id="4"/>
    <w:p w:rsidR="00000000" w:rsidDel="00000000" w:rsidP="00000000" w:rsidRDefault="00000000" w:rsidRPr="00000000" w14:paraId="00000017">
      <w:pPr>
        <w:pStyle w:val="Heading1"/>
        <w:rPr/>
      </w:pPr>
      <w:r w:rsidDel="00000000" w:rsidR="00000000" w:rsidRPr="00000000">
        <w:rPr>
          <w:rtl w:val="0"/>
        </w:rPr>
        <w:t xml:space="preserve">Results</w:t>
      </w:r>
    </w:p>
    <w:bookmarkStart w:colFirst="0" w:colLast="0" w:name="bookmark=id.tyjcwt" w:id="5"/>
    <w:bookmarkEnd w:id="5"/>
    <w:p w:rsidR="00000000" w:rsidDel="00000000" w:rsidP="00000000" w:rsidRDefault="00000000" w:rsidRPr="00000000" w14:paraId="00000018">
      <w:pPr>
        <w:pStyle w:val="Heading2"/>
        <w:rPr/>
      </w:pPr>
      <w:r w:rsidDel="00000000" w:rsidR="00000000" w:rsidRPr="00000000">
        <w:rPr>
          <w:rtl w:val="0"/>
        </w:rPr>
        <w:t xml:space="preserve">Study sample descriptive statistics</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80" w:before="180" w:lineRule="auto"/>
        <w:rPr>
          <w:color w:val="000000"/>
        </w:rPr>
      </w:pPr>
      <w:sdt>
        <w:sdtPr>
          <w:tag w:val="goog_rdk_128"/>
        </w:sdtPr>
        <w:sdtContent>
          <w:ins w:author="Kelly Bakulski" w:id="77" w:date="2021-11-09T14:41:46Z">
            <w:r w:rsidDel="00000000" w:rsidR="00000000" w:rsidRPr="00000000">
              <w:rPr>
                <w:rtl w:val="0"/>
              </w:rPr>
              <w:t xml:space="preserve">In a sample of the Fragile Families and Child Wellbeing Study, </w:t>
            </w:r>
          </w:ins>
        </w:sdtContent>
      </w:sdt>
      <w:sdt>
        <w:sdtPr>
          <w:tag w:val="goog_rdk_129"/>
        </w:sdtPr>
        <w:sdtContent>
          <w:del w:author="Kelly Bakulski" w:id="77" w:date="2021-11-09T14:41:46Z">
            <w:r w:rsidDel="00000000" w:rsidR="00000000" w:rsidRPr="00000000">
              <w:rPr>
                <w:color w:val="000000"/>
                <w:rtl w:val="0"/>
              </w:rPr>
              <w:delText xml:space="preserve">Of</w:delText>
            </w:r>
          </w:del>
        </w:sdtContent>
      </w:sdt>
      <w:sdt>
        <w:sdtPr>
          <w:tag w:val="goog_rdk_130"/>
        </w:sdtPr>
        <w:sdtContent>
          <w:ins w:author="Kelly Bakulski" w:id="77" w:date="2021-11-09T14:41:46Z">
            <w:r w:rsidDel="00000000" w:rsidR="00000000" w:rsidRPr="00000000">
              <w:rPr>
                <w:color w:val="000000"/>
                <w:rtl w:val="0"/>
              </w:rPr>
              <w:t xml:space="preserve">saliva DNA methylation was measured on</w:t>
            </w:r>
          </w:ins>
        </w:sdtContent>
      </w:sdt>
      <w:r w:rsidDel="00000000" w:rsidR="00000000" w:rsidRPr="00000000">
        <w:rPr>
          <w:color w:val="000000"/>
          <w:rtl w:val="0"/>
        </w:rPr>
        <w:t xml:space="preserve"> 1812 samples from 897 unique participants with </w:t>
      </w:r>
      <w:sdt>
        <w:sdtPr>
          <w:tag w:val="goog_rdk_131"/>
        </w:sdtPr>
        <w:sdtContent>
          <w:del w:author="Kelly Bakulski" w:id="78" w:date="2021-11-09T14:42:36Z">
            <w:r w:rsidDel="00000000" w:rsidR="00000000" w:rsidRPr="00000000">
              <w:rPr>
                <w:color w:val="000000"/>
                <w:rtl w:val="0"/>
              </w:rPr>
              <w:delText xml:space="preserve">DNA methylation data measured on </w:delText>
            </w:r>
          </w:del>
        </w:sdtContent>
      </w:sdt>
      <w:r w:rsidDel="00000000" w:rsidR="00000000" w:rsidRPr="00000000">
        <w:rPr>
          <w:color w:val="000000"/>
          <w:rtl w:val="0"/>
        </w:rPr>
        <w:t xml:space="preserve">the Illumina 450K array</w:t>
      </w:r>
      <w:sdt>
        <w:sdtPr>
          <w:tag w:val="goog_rdk_132"/>
        </w:sdtPr>
        <w:sdtContent>
          <w:ins w:author="Kelly Bakulski" w:id="79" w:date="2021-11-09T14:42:37Z">
            <w:r w:rsidDel="00000000" w:rsidR="00000000" w:rsidRPr="00000000">
              <w:rPr>
                <w:color w:val="000000"/>
                <w:rtl w:val="0"/>
              </w:rPr>
              <w:t xml:space="preserve">.</w:t>
            </w:r>
          </w:ins>
        </w:sdtContent>
      </w:sdt>
      <w:sdt>
        <w:sdtPr>
          <w:tag w:val="goog_rdk_133"/>
        </w:sdtPr>
        <w:sdtContent>
          <w:del w:author="Kelly Bakulski" w:id="79" w:date="2021-11-09T14:42:37Z">
            <w:r w:rsidDel="00000000" w:rsidR="00000000" w:rsidRPr="00000000">
              <w:rPr>
                <w:color w:val="000000"/>
                <w:rtl w:val="0"/>
              </w:rPr>
              <w:delText xml:space="preserve">,</w:delText>
            </w:r>
          </w:del>
        </w:sdtContent>
      </w:sdt>
      <w:r w:rsidDel="00000000" w:rsidR="00000000" w:rsidRPr="00000000">
        <w:rPr>
          <w:color w:val="000000"/>
          <w:rtl w:val="0"/>
        </w:rPr>
        <w:t xml:space="preserve"> </w:t>
      </w:r>
      <w:sdt>
        <w:sdtPr>
          <w:tag w:val="goog_rdk_134"/>
        </w:sdtPr>
        <w:sdtContent>
          <w:ins w:author="Kelly Bakulski" w:id="80" w:date="2021-11-09T14:42:52Z">
            <w:r w:rsidDel="00000000" w:rsidR="00000000" w:rsidRPr="00000000">
              <w:rPr>
                <w:color w:val="000000"/>
                <w:rtl w:val="0"/>
              </w:rPr>
              <w:t xml:space="preserve">C</w:t>
            </w:r>
            <w:r w:rsidDel="00000000" w:rsidR="00000000" w:rsidRPr="00000000">
              <w:rPr>
                <w:color w:val="000000"/>
                <w:rtl w:val="0"/>
              </w:rPr>
              <w:t xml:space="preserve">omplete data on key covariates was available on </w:t>
            </w:r>
          </w:ins>
        </w:sdtContent>
      </w:sdt>
      <w:r w:rsidDel="00000000" w:rsidR="00000000" w:rsidRPr="00000000">
        <w:rPr>
          <w:color w:val="000000"/>
          <w:rtl w:val="0"/>
        </w:rPr>
        <w:t xml:space="preserve">1505 samples from 811 participants </w:t>
      </w:r>
      <w:sdt>
        <w:sdtPr>
          <w:tag w:val="goog_rdk_135"/>
        </w:sdtPr>
        <w:sdtContent>
          <w:ins w:author="Kelly Bakulski" w:id="81" w:date="2021-11-09T14:42:50Z">
            <w:r w:rsidDel="00000000" w:rsidR="00000000" w:rsidRPr="00000000">
              <w:rPr>
                <w:color w:val="000000"/>
                <w:rtl w:val="0"/>
              </w:rPr>
              <w:t xml:space="preserve">who were included in the anal</w:t>
            </w:r>
            <w:r w:rsidDel="00000000" w:rsidR="00000000" w:rsidRPr="00000000">
              <w:rPr>
                <w:color w:val="000000"/>
                <w:rtl w:val="0"/>
              </w:rPr>
              <w:t xml:space="preserve">ysis </w:t>
            </w:r>
          </w:ins>
        </w:sdtContent>
      </w:sdt>
      <w:sdt>
        <w:sdtPr>
          <w:tag w:val="goog_rdk_136"/>
        </w:sdtPr>
        <w:sdtContent>
          <w:del w:author="Kelly Bakulski" w:id="81" w:date="2021-11-09T14:42:50Z">
            <w:r w:rsidDel="00000000" w:rsidR="00000000" w:rsidRPr="00000000">
              <w:rPr>
                <w:color w:val="000000"/>
                <w:rtl w:val="0"/>
              </w:rPr>
              <w:delText xml:space="preserve">had complete data on additional key covariates </w:delText>
            </w:r>
          </w:del>
        </w:sdtContent>
      </w:sdt>
      <w:r w:rsidDel="00000000" w:rsidR="00000000" w:rsidRPr="00000000">
        <w:rPr>
          <w:color w:val="000000"/>
          <w:rtl w:val="0"/>
        </w:rPr>
        <w:t xml:space="preserve">(Figure 1). There were 694 participants with both age 9 and age 15 DNA methylation samples. Excluded samples were similar to included samples, except that included samples were slightly more likely to be from children of African genetic ancestry and less likely to be from children of Hispanic genetic ancestry (Supplemental Table 1). In the included sample, 20% percent of the mothers reported any prenatal maternal smoking, 12% reported prenatal alcohol use and 5% reported prenatal drug use. The mean income to poverty ratio of mothers at birth was 2.19. Of the children in the analytic sample, 50% were male, 60% were of African genetic ancestry, and 24% were of Hispanic genetic ancestry.</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calculated several summary measures of DNA methylation, including polymethylation scores, global methylation, and epigenetic clocks. Many of the methylation summary measures were correlated with each other (Supplemental Figure 1). For example, as expected, the percent of estimated immune cells was perfectly inversely correlated with the percent of estimate epithelial cells (Pearson </w:t>
      </w:r>
      <m:oMath>
        <m:r>
          <w:rPr>
            <w:rFonts w:ascii="Cambria Math" w:cs="Cambria Math" w:eastAsia="Cambria Math" w:hAnsi="Cambria Math"/>
            <w:color w:val="000000"/>
          </w:rPr>
          <m:t xml:space="preserve">rho</m:t>
        </m:r>
      </m:oMath>
      <w:r w:rsidDel="00000000" w:rsidR="00000000" w:rsidRPr="00000000">
        <w:rPr>
          <w:color w:val="000000"/>
          <w:rtl w:val="0"/>
        </w:rPr>
        <w:t xml:space="preserve">=-1; </w:t>
      </w:r>
      <w:r w:rsidDel="00000000" w:rsidR="00000000" w:rsidRPr="00000000">
        <w:rPr>
          <w:i w:val="1"/>
          <w:color w:val="000000"/>
          <w:rtl w:val="0"/>
        </w:rPr>
        <w:t xml:space="preserve">P</w:t>
      </w:r>
      <w:r w:rsidDel="00000000" w:rsidR="00000000" w:rsidRPr="00000000">
        <w:rPr>
          <w:color w:val="000000"/>
          <w:rtl w:val="0"/>
        </w:rPr>
        <w:t xml:space="preserve"> value&lt;0.0001). Our primary polymethylation score measure, which was calculated using coefficients from a cell-type corrected regression, was very slightly correlated estimated cell-type proportion of immune cells (Pearson </w:t>
      </w:r>
      <m:oMath>
        <m:r>
          <w:rPr>
            <w:rFonts w:ascii="Cambria Math" w:cs="Cambria Math" w:eastAsia="Cambria Math" w:hAnsi="Cambria Math"/>
            <w:color w:val="000000"/>
          </w:rPr>
          <m:t xml:space="preserve">rho</m:t>
        </m:r>
      </m:oMath>
      <w:r w:rsidDel="00000000" w:rsidR="00000000" w:rsidRPr="00000000">
        <w:rPr>
          <w:color w:val="000000"/>
          <w:rtl w:val="0"/>
        </w:rPr>
        <w:t xml:space="preserve">=0.06; </w:t>
      </w:r>
      <w:r w:rsidDel="00000000" w:rsidR="00000000" w:rsidRPr="00000000">
        <w:rPr>
          <w:i w:val="1"/>
          <w:color w:val="000000"/>
          <w:rtl w:val="0"/>
        </w:rPr>
        <w:t xml:space="preserve">P</w:t>
      </w:r>
      <w:r w:rsidDel="00000000" w:rsidR="00000000" w:rsidRPr="00000000">
        <w:rPr>
          <w:color w:val="000000"/>
          <w:rtl w:val="0"/>
        </w:rPr>
        <w:t xml:space="preserve"> value=0.032).</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compared epigenetic measures between the age 9 and age 15 visit among the 694 individuals with data from both visits (Supplemental Figure 2). The correlation across ages was strongest for the primary polymethylation score (Pearson </w:t>
      </w:r>
      <m:oMath>
        <m:r>
          <m:t>ρ</m:t>
        </m:r>
      </m:oMath>
      <w:r w:rsidDel="00000000" w:rsidR="00000000" w:rsidRPr="00000000">
        <w:rPr>
          <w:color w:val="000000"/>
          <w:rtl w:val="0"/>
        </w:rPr>
        <w:t xml:space="preserve">=0.9, </w:t>
      </w:r>
      <w:r w:rsidDel="00000000" w:rsidR="00000000" w:rsidRPr="00000000">
        <w:rPr>
          <w:i w:val="1"/>
          <w:color w:val="000000"/>
          <w:rtl w:val="0"/>
        </w:rPr>
        <w:t xml:space="preserve">P</w:t>
      </w:r>
      <w:r w:rsidDel="00000000" w:rsidR="00000000" w:rsidRPr="00000000">
        <w:rPr>
          <w:color w:val="000000"/>
          <w:rtl w:val="0"/>
        </w:rPr>
        <w:t xml:space="preserve"> value&lt;0.0001). The distribution of epigenetic ages shifted between the age 9 and age 15 visit, as expected (Supplemental Figure 3). Among age 9 samples, the mean estimated age from the pediatric clock was 9 and the mean estimated age from the GRIM clock was 25. Among age 15 samples, the mean estimated age from the pediatric clock was 12 and the mean estimated age from the GRIM clock was 30. The distribution of estimated cell-type proportions also shifted between visits while the distribution of global methylation and polymethylation scores were more consistent (Supplemental Figure 3).</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bivariate analyses and multivariable models, we focused on the polymethylation scores and the single top CpG site from </w:t>
      </w:r>
      <w:sdt>
        <w:sdtPr>
          <w:tag w:val="goog_rdk_137"/>
        </w:sdtPr>
        <w:sdtContent>
          <w:ins w:author="Kelly Bakulski" w:id="82" w:date="2021-11-09T14:46:06Z">
            <w:r w:rsidDel="00000000" w:rsidR="00000000" w:rsidRPr="00000000">
              <w:rPr>
                <w:color w:val="000000"/>
                <w:rtl w:val="0"/>
              </w:rPr>
              <w:t xml:space="preserve">prior research, </w:t>
            </w:r>
          </w:ins>
        </w:sdtContent>
      </w:sdt>
      <w:sdt>
        <w:sdtPr>
          <w:tag w:val="goog_rdk_138"/>
        </w:sdtPr>
        <w:sdtContent>
          <w:del w:author="Kelly Bakulski" w:id="82" w:date="2021-11-09T14:46:06Z">
            <w:r w:rsidDel="00000000" w:rsidR="00000000" w:rsidRPr="00000000">
              <w:rPr>
                <w:color w:val="000000"/>
                <w:rtl w:val="0"/>
              </w:rPr>
              <w:delText xml:space="preserve">Joubert et al,</w:delText>
            </w:r>
            <w:r w:rsidDel="00000000" w:rsidR="00000000" w:rsidRPr="00000000">
              <w:rPr>
                <w:color w:val="000000"/>
                <w:rtl w:val="0"/>
              </w:rPr>
              <w:delText xml:space="preserve"> </w:delText>
            </w:r>
          </w:del>
        </w:sdtContent>
      </w:sdt>
      <w:sdt>
        <w:sdtPr>
          <w:tag w:val="goog_rdk_139"/>
        </w:sdtPr>
        <w:sdtContent>
          <w:del w:author="Kelly Bakulski" w:id="83" w:date="2021-11-09T14:46:19Z">
            <w:r w:rsidDel="00000000" w:rsidR="00000000" w:rsidRPr="00000000">
              <w:rPr>
                <w:color w:val="000000"/>
                <w:rtl w:val="0"/>
              </w:rPr>
              <w:delText xml:space="preserve">AHRR:</w:delText>
            </w:r>
          </w:del>
        </w:sdtContent>
      </w:sdt>
      <w:r w:rsidDel="00000000" w:rsidR="00000000" w:rsidRPr="00000000">
        <w:rPr>
          <w:color w:val="000000"/>
          <w:rtl w:val="0"/>
        </w:rPr>
        <w:t xml:space="preserve">cg05575921</w:t>
      </w:r>
      <w:sdt>
        <w:sdtPr>
          <w:tag w:val="goog_rdk_140"/>
        </w:sdtPr>
        <w:sdtContent>
          <w:ins w:author="Kelly Bakulski" w:id="84" w:date="2021-11-09T14:46:21Z">
            <w:r w:rsidDel="00000000" w:rsidR="00000000" w:rsidRPr="00000000">
              <w:rPr>
                <w:color w:val="000000"/>
                <w:rtl w:val="0"/>
              </w:rPr>
              <w:t xml:space="preserve"> </w:t>
            </w:r>
            <w:r w:rsidDel="00000000" w:rsidR="00000000" w:rsidRPr="00000000">
              <w:rPr>
                <w:color w:val="000000"/>
                <w:rtl w:val="0"/>
              </w:rPr>
              <w:t xml:space="preserve">in the </w:t>
            </w:r>
            <w:r w:rsidDel="00000000" w:rsidR="00000000" w:rsidRPr="00000000">
              <w:rPr>
                <w:color w:val="000000"/>
                <w:rtl w:val="0"/>
              </w:rPr>
              <w:t xml:space="preserve">AHRR</w:t>
            </w:r>
            <w:r w:rsidDel="00000000" w:rsidR="00000000" w:rsidRPr="00000000">
              <w:rPr>
                <w:color w:val="000000"/>
                <w:rtl w:val="0"/>
              </w:rPr>
              <w:t xml:space="preserve"> gene</w:t>
            </w:r>
          </w:ins>
        </w:sdtContent>
      </w:sdt>
      <w:r w:rsidDel="00000000" w:rsidR="00000000" w:rsidRPr="00000000">
        <w:rPr>
          <w:color w:val="000000"/>
          <w:rtl w:val="0"/>
        </w:rPr>
        <w:t xml:space="preserve">, as hypothesized biomarkers, and used global methylation and the pediatric clock as negative controls.</w:t>
      </w:r>
    </w:p>
    <w:bookmarkStart w:colFirst="0" w:colLast="0" w:name="bookmark=id.3dy6vkm" w:id="6"/>
    <w:bookmarkEnd w:id="6"/>
    <w:p w:rsidR="00000000" w:rsidDel="00000000" w:rsidP="00000000" w:rsidRDefault="00000000" w:rsidRPr="00000000" w14:paraId="0000001D">
      <w:pPr>
        <w:pStyle w:val="Heading2"/>
        <w:rPr/>
      </w:pPr>
      <w:r w:rsidDel="00000000" w:rsidR="00000000" w:rsidRPr="00000000">
        <w:rPr>
          <w:rtl w:val="0"/>
        </w:rPr>
        <w:t xml:space="preserve">Bivariate associations between prenatal maternal smoking and DNA methylation summary measures</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Mothers who reported smoking during pregnancy had lower income to poverty ratios</w:t>
      </w:r>
      <w:sdt>
        <w:sdtPr>
          <w:tag w:val="goog_rdk_141"/>
        </w:sdtPr>
        <w:sdtContent>
          <w:ins w:author="Kelly Bakulski" w:id="85" w:date="2021-11-09T14:44:45Z">
            <w:r w:rsidDel="00000000" w:rsidR="00000000" w:rsidRPr="00000000">
              <w:rPr>
                <w:color w:val="000000"/>
                <w:rtl w:val="0"/>
              </w:rPr>
              <w:t xml:space="preserve"> (1.49)</w:t>
            </w:r>
          </w:ins>
        </w:sdtContent>
      </w:sdt>
      <w:r w:rsidDel="00000000" w:rsidR="00000000" w:rsidRPr="00000000">
        <w:rPr>
          <w:color w:val="000000"/>
          <w:rtl w:val="0"/>
        </w:rPr>
        <w:t xml:space="preserve"> than those who did not (</w:t>
      </w:r>
      <w:sdt>
        <w:sdtPr>
          <w:tag w:val="goog_rdk_142"/>
        </w:sdtPr>
        <w:sdtContent>
          <w:del w:author="Kelly Bakulski" w:id="86" w:date="2021-11-09T14:44:50Z">
            <w:r w:rsidDel="00000000" w:rsidR="00000000" w:rsidRPr="00000000">
              <w:rPr>
                <w:color w:val="000000"/>
                <w:rtl w:val="0"/>
              </w:rPr>
              <w:delText xml:space="preserve"> 1.49 vs </w:delText>
            </w:r>
          </w:del>
        </w:sdtContent>
      </w:sdt>
      <w:r w:rsidDel="00000000" w:rsidR="00000000" w:rsidRPr="00000000">
        <w:rPr>
          <w:color w:val="000000"/>
          <w:rtl w:val="0"/>
        </w:rPr>
        <w:t xml:space="preserve">2.37). Mothers who smoked were more likely to report prenatal alcohol use (30% vs 7%), prenatal drug use (18% vs 2%) and postnatal smoking (96% vs 25%) than mothers who did not report prenatal maternal smoking (Table 1). Children of mothers who reported smoking during pregnancy were more likely to be of European genetic ancestry (23%) than children of mothers who did not (14%, </w:t>
      </w:r>
      <w:r w:rsidDel="00000000" w:rsidR="00000000" w:rsidRPr="00000000">
        <w:rPr>
          <w:i w:val="1"/>
          <w:color w:val="000000"/>
          <w:rtl w:val="0"/>
        </w:rPr>
        <w:t xml:space="preserve">P</w:t>
      </w:r>
      <w:r w:rsidDel="00000000" w:rsidR="00000000" w:rsidRPr="00000000">
        <w:rPr>
          <w:color w:val="000000"/>
          <w:rtl w:val="0"/>
        </w:rPr>
        <w:t xml:space="preserve"> value=3</w:t>
      </w:r>
      <w:sdt>
        <w:sdtPr>
          <w:tag w:val="goog_rdk_143"/>
        </w:sdtPr>
        <w:sdtContent>
          <w:commentRangeStart w:id="6"/>
        </w:sdtContent>
      </w:sdt>
      <w:r w:rsidDel="00000000" w:rsidR="00000000" w:rsidRPr="00000000">
        <w:rPr>
          <w:color w:val="000000"/>
          <w:rtl w:val="0"/>
        </w:rPr>
        <w:t xml:space="preserve">^{-4}</w:t>
      </w:r>
      <w:commentRangeEnd w:id="6"/>
      <w:r w:rsidDel="00000000" w:rsidR="00000000" w:rsidRPr="00000000">
        <w:commentReference w:id="6"/>
      </w:r>
      <w:r w:rsidDel="00000000" w:rsidR="00000000" w:rsidRPr="00000000">
        <w:rPr>
          <w:color w:val="000000"/>
          <w:rtl w:val="0"/>
        </w:rPr>
        <w:t xml:space="preserve">). Children of mothers who reported smoking during pregnancy had higher prenatal maternal smoking polymethylation scores than children of mothers who did not at both the age 9 (0.09 vs -0.04, </w:t>
      </w:r>
      <w:r w:rsidDel="00000000" w:rsidR="00000000" w:rsidRPr="00000000">
        <w:rPr>
          <w:i w:val="1"/>
          <w:color w:val="000000"/>
          <w:rtl w:val="0"/>
        </w:rPr>
        <w:t xml:space="preserve">P</w:t>
      </w:r>
      <w:r w:rsidDel="00000000" w:rsidR="00000000" w:rsidRPr="00000000">
        <w:rPr>
          <w:color w:val="000000"/>
          <w:rtl w:val="0"/>
        </w:rPr>
        <w:t xml:space="preserve"> value&lt;0.001) and age 15 (0.11 vs -0.01, </w:t>
      </w:r>
      <w:r w:rsidDel="00000000" w:rsidR="00000000" w:rsidRPr="00000000">
        <w:rPr>
          <w:i w:val="1"/>
          <w:color w:val="000000"/>
          <w:rtl w:val="0"/>
        </w:rPr>
        <w:t xml:space="preserve">P</w:t>
      </w:r>
      <w:r w:rsidDel="00000000" w:rsidR="00000000" w:rsidRPr="00000000">
        <w:rPr>
          <w:color w:val="000000"/>
          <w:rtl w:val="0"/>
        </w:rPr>
        <w:t xml:space="preserve"> value&lt;0.001) visits (Table 1). At age 9, children exposed to prenatal maternal smoking had lower DNA methylation at </w:t>
      </w:r>
      <w:sdt>
        <w:sdtPr>
          <w:tag w:val="goog_rdk_144"/>
        </w:sdtPr>
        <w:sdtContent>
          <w:del w:author="Kelly Bakulski" w:id="87" w:date="2021-11-09T14:46:48Z">
            <w:r w:rsidDel="00000000" w:rsidR="00000000" w:rsidRPr="00000000">
              <w:rPr>
                <w:color w:val="000000"/>
                <w:rtl w:val="0"/>
              </w:rPr>
              <w:delText xml:space="preserve">AHRR:</w:delText>
            </w:r>
          </w:del>
        </w:sdtContent>
      </w:sdt>
      <w:r w:rsidDel="00000000" w:rsidR="00000000" w:rsidRPr="00000000">
        <w:rPr>
          <w:color w:val="000000"/>
          <w:rtl w:val="0"/>
        </w:rPr>
        <w:t xml:space="preserve">cg05575921 (77%) than children of non-smoking mothers (78%, </w:t>
      </w:r>
      <w:r w:rsidDel="00000000" w:rsidR="00000000" w:rsidRPr="00000000">
        <w:rPr>
          <w:i w:val="1"/>
          <w:color w:val="000000"/>
          <w:rtl w:val="0"/>
        </w:rPr>
        <w:t xml:space="preserve">P</w:t>
      </w:r>
      <w:r w:rsidDel="00000000" w:rsidR="00000000" w:rsidRPr="00000000">
        <w:rPr>
          <w:color w:val="000000"/>
          <w:rtl w:val="0"/>
        </w:rPr>
        <w:t xml:space="preserve"> value=0.04). At age 15, children exposed to prenatal smoking had lower DNA methylation at </w:t>
      </w:r>
      <w:sdt>
        <w:sdtPr>
          <w:tag w:val="goog_rdk_145"/>
        </w:sdtPr>
        <w:sdtContent>
          <w:del w:author="Kelly Bakulski" w:id="88" w:date="2021-11-09T14:46:50Z">
            <w:r w:rsidDel="00000000" w:rsidR="00000000" w:rsidRPr="00000000">
              <w:rPr>
                <w:color w:val="000000"/>
                <w:rtl w:val="0"/>
              </w:rPr>
              <w:delText xml:space="preserve">AHRR:</w:delText>
            </w:r>
          </w:del>
        </w:sdtContent>
      </w:sdt>
      <w:r w:rsidDel="00000000" w:rsidR="00000000" w:rsidRPr="00000000">
        <w:rPr>
          <w:color w:val="000000"/>
          <w:rtl w:val="0"/>
        </w:rPr>
        <w:t xml:space="preserve">cg05575921 (76%) than children of non-smoking mothers, although this difference was not significant (77% </w:t>
      </w:r>
      <w:r w:rsidDel="00000000" w:rsidR="00000000" w:rsidRPr="00000000">
        <w:rPr>
          <w:i w:val="1"/>
          <w:color w:val="000000"/>
          <w:rtl w:val="0"/>
        </w:rPr>
        <w:t xml:space="preserve">P</w:t>
      </w:r>
      <w:r w:rsidDel="00000000" w:rsidR="00000000" w:rsidRPr="00000000">
        <w:rPr>
          <w:color w:val="000000"/>
          <w:rtl w:val="0"/>
        </w:rPr>
        <w:t xml:space="preserve"> value= 0.21).</w:t>
      </w:r>
    </w:p>
    <w:bookmarkStart w:colFirst="0" w:colLast="0" w:name="bookmark=id.1t3h5sf" w:id="7"/>
    <w:bookmarkEnd w:id="7"/>
    <w:p w:rsidR="00000000" w:rsidDel="00000000" w:rsidP="00000000" w:rsidRDefault="00000000" w:rsidRPr="00000000" w14:paraId="0000001F">
      <w:pPr>
        <w:pStyle w:val="Heading2"/>
        <w:rPr/>
      </w:pPr>
      <w:r w:rsidDel="00000000" w:rsidR="00000000" w:rsidRPr="00000000">
        <w:rPr>
          <w:rtl w:val="0"/>
        </w:rPr>
        <w:t xml:space="preserve">Multivariable associations between prenatal maternal smoking and DNA methylation summary measures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association between prenatal maternal smoking and the polymethylation score was also observed in multivariable models</w:t>
      </w:r>
      <w:sdt>
        <w:sdtPr>
          <w:tag w:val="goog_rdk_146"/>
        </w:sdtPr>
        <w:sdtContent>
          <w:ins w:author="Kelly Bakulski" w:id="89" w:date="2021-11-09T14:52:59Z">
            <w:r w:rsidDel="00000000" w:rsidR="00000000" w:rsidRPr="00000000">
              <w:rPr>
                <w:color w:val="000000"/>
                <w:rtl w:val="0"/>
              </w:rPr>
              <w:t xml:space="preserve">, adjusting for the key covariates </w:t>
            </w:r>
            <w:r w:rsidDel="00000000" w:rsidR="00000000" w:rsidRPr="00000000">
              <w:rPr>
                <w:color w:val="000000"/>
                <w:rtl w:val="0"/>
              </w:rPr>
              <w:t xml:space="preserve">X, Y, and Z </w:t>
            </w:r>
          </w:ins>
        </w:sdtContent>
      </w:sdt>
      <w:r w:rsidDel="00000000" w:rsidR="00000000" w:rsidRPr="00000000">
        <w:rPr>
          <w:color w:val="000000"/>
          <w:rtl w:val="0"/>
        </w:rPr>
        <w:t xml:space="preserve"> (Figure 3; Supplemental Table 2). At age 9, prenatal maternal smoke exposure was associated with a 0.52 (95%CI: 0.36, 0.67) standard deviation higher polymethylation score. At age 15, prenatal maternal smoke exposure was associated with a 0.46 (95%CI: 0.3, 0.62) standard deviation higher polymethylation score. A consistent association was observed when stratifying to the African genetic ancestry sample (n= 489). In the African genetic ancestry sample at age 9, prenatal maternal smoking was associated with a 0.55 (95%CI: 0.34, 0.75) standard deviation higher polymethylation score. The direction and magnitude of the association was similar in the European and Hispanic genetic ancestry samples at age 9, though attenuated at age 15 (Figure 3; Supplemental Tables 2).</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80" w:before="180" w:lineRule="auto"/>
        <w:rPr>
          <w:color w:val="000000"/>
        </w:rPr>
      </w:pPr>
      <w:sdt>
        <w:sdtPr>
          <w:tag w:val="goog_rdk_148"/>
        </w:sdtPr>
        <w:sdtContent>
          <w:ins w:author="Kelly Bakulski" w:id="90" w:date="2021-11-09T14:49:45Z">
            <w:r w:rsidDel="00000000" w:rsidR="00000000" w:rsidRPr="00000000">
              <w:rPr>
                <w:color w:val="000000"/>
                <w:rtl w:val="0"/>
              </w:rPr>
              <w:t xml:space="preserve">At age 9, </w:t>
            </w:r>
          </w:ins>
        </w:sdtContent>
      </w:sdt>
      <w:sdt>
        <w:sdtPr>
          <w:tag w:val="goog_rdk_149"/>
        </w:sdtPr>
        <w:sdtContent>
          <w:del w:author="Kelly Bakulski" w:id="90" w:date="2021-11-09T14:49:45Z">
            <w:r w:rsidDel="00000000" w:rsidR="00000000" w:rsidRPr="00000000">
              <w:rPr>
                <w:color w:val="000000"/>
                <w:rtl w:val="0"/>
              </w:rPr>
              <w:delText xml:space="preserve">P</w:delText>
            </w:r>
          </w:del>
        </w:sdtContent>
      </w:sdt>
      <w:sdt>
        <w:sdtPr>
          <w:tag w:val="goog_rdk_150"/>
        </w:sdtPr>
        <w:sdtContent>
          <w:ins w:author="Kelly Bakulski" w:id="90" w:date="2021-11-09T14:49:45Z">
            <w:r w:rsidDel="00000000" w:rsidR="00000000" w:rsidRPr="00000000">
              <w:rPr>
                <w:color w:val="000000"/>
                <w:rtl w:val="0"/>
              </w:rPr>
              <w:t xml:space="preserve">p</w:t>
            </w:r>
          </w:ins>
        </w:sdtContent>
      </w:sdt>
      <w:r w:rsidDel="00000000" w:rsidR="00000000" w:rsidRPr="00000000">
        <w:rPr>
          <w:color w:val="000000"/>
          <w:rtl w:val="0"/>
        </w:rPr>
        <w:t xml:space="preserve">renatal maternal smoking was associated with </w:t>
      </w:r>
      <w:sdt>
        <w:sdtPr>
          <w:tag w:val="goog_rdk_151"/>
        </w:sdtPr>
        <w:sdtContent>
          <w:ins w:author="Kelly Bakulski" w:id="91" w:date="2021-11-09T14:47:29Z"/>
          <w:sdt>
            <w:sdtPr>
              <w:tag w:val="goog_rdk_152"/>
            </w:sdtPr>
            <w:sdtContent>
              <w:commentRangeStart w:id="7"/>
            </w:sdtContent>
          </w:sdt>
          <w:ins w:author="Kelly Bakulski" w:id="91" w:date="2021-11-09T14:47:29Z">
            <w:r w:rsidDel="00000000" w:rsidR="00000000" w:rsidRPr="00000000">
              <w:rPr>
                <w:color w:val="000000"/>
                <w:rtl w:val="0"/>
              </w:rPr>
              <w:t xml:space="preserve">-0.01 percent </w:t>
            </w:r>
          </w:ins>
        </w:sdtContent>
      </w:sdt>
      <w:r w:rsidDel="00000000" w:rsidR="00000000" w:rsidRPr="00000000">
        <w:rPr>
          <w:color w:val="000000"/>
          <w:rtl w:val="0"/>
        </w:rPr>
        <w:t xml:space="preserve">lower </w:t>
      </w:r>
      <w:sdt>
        <w:sdtPr>
          <w:tag w:val="goog_rdk_153"/>
        </w:sdtPr>
        <w:sdtContent>
          <w:ins w:author="Kelly Bakulski" w:id="92" w:date="2021-11-09T14:47:33Z">
            <w:commentRangeEnd w:id="7"/>
            <w:r w:rsidDel="00000000" w:rsidR="00000000" w:rsidRPr="00000000">
              <w:commentReference w:id="7"/>
            </w:r>
            <w:r w:rsidDel="00000000" w:rsidR="00000000" w:rsidRPr="00000000">
              <w:rPr>
                <w:color w:val="000000"/>
                <w:rtl w:val="0"/>
              </w:rPr>
              <w:t xml:space="preserve">DNA </w:t>
            </w:r>
          </w:ins>
        </w:sdtContent>
      </w:sdt>
      <w:r w:rsidDel="00000000" w:rsidR="00000000" w:rsidRPr="00000000">
        <w:rPr>
          <w:color w:val="000000"/>
          <w:rtl w:val="0"/>
        </w:rPr>
        <w:t xml:space="preserve">methylation at </w:t>
      </w:r>
      <w:sdt>
        <w:sdtPr>
          <w:tag w:val="goog_rdk_154"/>
        </w:sdtPr>
        <w:sdtContent>
          <w:del w:author="Kelly Bakulski" w:id="93" w:date="2021-11-09T14:47:00Z">
            <w:r w:rsidDel="00000000" w:rsidR="00000000" w:rsidRPr="00000000">
              <w:rPr>
                <w:color w:val="000000"/>
                <w:rtl w:val="0"/>
              </w:rPr>
              <w:delText xml:space="preserve">AHRR:</w:delText>
            </w:r>
          </w:del>
        </w:sdtContent>
      </w:sdt>
      <w:r w:rsidDel="00000000" w:rsidR="00000000" w:rsidRPr="00000000">
        <w:rPr>
          <w:color w:val="000000"/>
          <w:rtl w:val="0"/>
        </w:rPr>
        <w:t xml:space="preserve">cg055975921 </w:t>
      </w:r>
      <w:sdt>
        <w:sdtPr>
          <w:tag w:val="goog_rdk_155"/>
        </w:sdtPr>
        <w:sdtContent>
          <w:del w:author="Kelly Bakulski" w:id="94" w:date="2021-11-09T14:49:43Z">
            <w:r w:rsidDel="00000000" w:rsidR="00000000" w:rsidRPr="00000000">
              <w:rPr>
                <w:color w:val="000000"/>
                <w:rtl w:val="0"/>
              </w:rPr>
              <w:delText xml:space="preserve">at age 9 </w:delText>
            </w:r>
          </w:del>
        </w:sdtContent>
      </w:sdt>
      <w:r w:rsidDel="00000000" w:rsidR="00000000" w:rsidRPr="00000000">
        <w:rPr>
          <w:color w:val="000000"/>
          <w:rtl w:val="0"/>
        </w:rPr>
        <w:t xml:space="preserve">(</w:t>
      </w:r>
      <w:sdt>
        <w:sdtPr>
          <w:tag w:val="goog_rdk_156"/>
        </w:sdtPr>
        <w:sdtContent>
          <w:del w:author="Kelly Bakulski" w:id="95" w:date="2021-11-09T14:47:26Z">
            <w:r w:rsidDel="00000000" w:rsidR="00000000" w:rsidRPr="00000000">
              <w:rPr>
                <w:color w:val="000000"/>
                <w:rtl w:val="0"/>
              </w:rPr>
              <w:delText xml:space="preserve">-0.01 </w:delText>
            </w:r>
          </w:del>
        </w:sdtContent>
      </w:sdt>
      <w:r w:rsidDel="00000000" w:rsidR="00000000" w:rsidRPr="00000000">
        <w:rPr>
          <w:color w:val="000000"/>
          <w:rtl w:val="0"/>
        </w:rPr>
        <w:t xml:space="preserve">(</w:t>
      </w:r>
      <w:sdt>
        <w:sdtPr>
          <w:tag w:val="goog_rdk_157"/>
        </w:sdtPr>
        <w:sdtContent>
          <w:commentRangeStart w:id="8"/>
        </w:sdtContent>
      </w:sdt>
      <w:r w:rsidDel="00000000" w:rsidR="00000000" w:rsidRPr="00000000">
        <w:rPr>
          <w:color w:val="000000"/>
          <w:rtl w:val="0"/>
        </w:rPr>
        <w:t xml:space="preserve">95%CI:</w:t>
      </w:r>
      <w:commentRangeEnd w:id="8"/>
      <w:r w:rsidDel="00000000" w:rsidR="00000000" w:rsidRPr="00000000">
        <w:commentReference w:id="8"/>
      </w:r>
      <w:r w:rsidDel="00000000" w:rsidR="00000000" w:rsidRPr="00000000">
        <w:rPr>
          <w:color w:val="000000"/>
          <w:rtl w:val="0"/>
        </w:rPr>
        <w:t xml:space="preserve"> -0.02, 0)</w:t>
      </w:r>
      <w:sdt>
        <w:sdtPr>
          <w:tag w:val="goog_rdk_158"/>
        </w:sdtPr>
        <w:sdtContent>
          <w:del w:author="Kelly Bakulski" w:id="96" w:date="2021-11-09T14:49:29Z">
            <w:r w:rsidDel="00000000" w:rsidR="00000000" w:rsidRPr="00000000">
              <w:rPr>
                <w:color w:val="000000"/>
                <w:rtl w:val="0"/>
              </w:rPr>
              <w:delText xml:space="preserve">)</w:delText>
            </w:r>
          </w:del>
        </w:sdtContent>
      </w:sdt>
      <w:sdt>
        <w:sdtPr>
          <w:tag w:val="goog_rdk_159"/>
        </w:sdtPr>
        <w:sdtContent>
          <w:ins w:author="Kelly Bakulski" w:id="96" w:date="2021-11-09T14:49:29Z">
            <w:r w:rsidDel="00000000" w:rsidR="00000000" w:rsidRPr="00000000">
              <w:rPr>
                <w:color w:val="000000"/>
                <w:rtl w:val="0"/>
              </w:rPr>
              <w:t xml:space="preserve"> after adjusting for key covariates.</w:t>
            </w:r>
          </w:ins>
        </w:sdtContent>
      </w:sdt>
      <w:sdt>
        <w:sdtPr>
          <w:tag w:val="goog_rdk_160"/>
        </w:sdtPr>
        <w:sdtContent>
          <w:del w:author="Kelly Bakulski" w:id="97" w:date="2021-11-09T14:49:51Z">
            <w:r w:rsidDel="00000000" w:rsidR="00000000" w:rsidRPr="00000000">
              <w:rPr>
                <w:color w:val="000000"/>
                <w:rtl w:val="0"/>
              </w:rPr>
              <w:delText xml:space="preserve"> and</w:delText>
            </w:r>
          </w:del>
        </w:sdtContent>
      </w:sdt>
      <w:r w:rsidDel="00000000" w:rsidR="00000000" w:rsidRPr="00000000">
        <w:rPr>
          <w:color w:val="000000"/>
          <w:rtl w:val="0"/>
        </w:rPr>
        <w:t xml:space="preserve"> </w:t>
      </w:r>
      <w:sdt>
        <w:sdtPr>
          <w:tag w:val="goog_rdk_161"/>
        </w:sdtPr>
        <w:sdtContent>
          <w:ins w:author="Kelly Bakulski" w:id="98" w:date="2021-11-09T14:49:53Z">
            <w:r w:rsidDel="00000000" w:rsidR="00000000" w:rsidRPr="00000000">
              <w:rPr>
                <w:color w:val="000000"/>
                <w:rtl w:val="0"/>
              </w:rPr>
              <w:t xml:space="preserve">Similarly, a</w:t>
            </w:r>
            <w:r w:rsidDel="00000000" w:rsidR="00000000" w:rsidRPr="00000000">
              <w:rPr>
                <w:color w:val="000000"/>
                <w:rtl w:val="0"/>
              </w:rPr>
              <w:t xml:space="preserve">t </w:t>
            </w:r>
          </w:ins>
        </w:sdtContent>
      </w:sdt>
      <w:r w:rsidDel="00000000" w:rsidR="00000000" w:rsidRPr="00000000">
        <w:rPr>
          <w:color w:val="000000"/>
          <w:rtl w:val="0"/>
        </w:rPr>
        <w:t xml:space="preserve">age 15</w:t>
      </w:r>
      <w:sdt>
        <w:sdtPr>
          <w:tag w:val="goog_rdk_162"/>
        </w:sdtPr>
        <w:sdtContent>
          <w:ins w:author="Kelly Bakulski" w:id="99" w:date="2021-11-09T14:49:56Z">
            <w:r w:rsidDel="00000000" w:rsidR="00000000" w:rsidRPr="00000000">
              <w:rPr>
                <w:color w:val="000000"/>
                <w:rtl w:val="0"/>
              </w:rPr>
              <w:t xml:space="preserve">, prenatal maternal smoking was associated with</w:t>
            </w:r>
          </w:ins>
        </w:sdtContent>
      </w:sdt>
      <w:sdt>
        <w:sdtPr>
          <w:tag w:val="goog_rdk_163"/>
        </w:sdtPr>
        <w:sdtContent>
          <w:del w:author="Kelly Bakulski" w:id="99" w:date="2021-11-09T14:49:56Z">
            <w:r w:rsidDel="00000000" w:rsidR="00000000" w:rsidRPr="00000000">
              <w:rPr>
                <w:color w:val="000000"/>
                <w:rtl w:val="0"/>
              </w:rPr>
              <w:delText xml:space="preserve"> (</w:delText>
            </w:r>
          </w:del>
        </w:sdtContent>
      </w:sdt>
      <w:sdt>
        <w:sdtPr>
          <w:tag w:val="goog_rdk_164"/>
        </w:sdtPr>
        <w:sdtContent>
          <w:ins w:author="Kelly Bakulski" w:id="99" w:date="2021-11-09T14:49:56Z">
            <w:r w:rsidDel="00000000" w:rsidR="00000000" w:rsidRPr="00000000">
              <w:rPr>
                <w:color w:val="000000"/>
                <w:rtl w:val="0"/>
              </w:rPr>
              <w:t xml:space="preserve"> </w:t>
            </w:r>
          </w:ins>
        </w:sdtContent>
      </w:sdt>
      <w:r w:rsidDel="00000000" w:rsidR="00000000" w:rsidRPr="00000000">
        <w:rPr>
          <w:color w:val="000000"/>
          <w:rtl w:val="0"/>
        </w:rPr>
        <w:t xml:space="preserve">-0.01 </w:t>
      </w:r>
      <w:sdt>
        <w:sdtPr>
          <w:tag w:val="goog_rdk_165"/>
        </w:sdtPr>
        <w:sdtContent>
          <w:ins w:author="Kelly Bakulski" w:id="100" w:date="2021-11-09T14:50:17Z">
            <w:r w:rsidDel="00000000" w:rsidR="00000000" w:rsidRPr="00000000">
              <w:rPr>
                <w:color w:val="000000"/>
                <w:rtl w:val="0"/>
              </w:rPr>
              <w:t xml:space="preserve">percent lower DNA meth</w:t>
            </w:r>
            <w:r w:rsidDel="00000000" w:rsidR="00000000" w:rsidRPr="00000000">
              <w:rPr>
                <w:color w:val="000000"/>
                <w:rtl w:val="0"/>
              </w:rPr>
              <w:t xml:space="preserve">yl</w:t>
            </w:r>
            <w:r w:rsidDel="00000000" w:rsidR="00000000" w:rsidRPr="00000000">
              <w:rPr>
                <w:color w:val="000000"/>
                <w:rtl w:val="0"/>
              </w:rPr>
              <w:t xml:space="preserve">ation at cg055975921 </w:t>
            </w:r>
          </w:ins>
        </w:sdtContent>
      </w:sdt>
      <w:r w:rsidDel="00000000" w:rsidR="00000000" w:rsidRPr="00000000">
        <w:rPr>
          <w:color w:val="000000"/>
          <w:rtl w:val="0"/>
        </w:rPr>
        <w:t xml:space="preserve">(95%CI: -0.02, 0)</w:t>
      </w:r>
      <w:sdt>
        <w:sdtPr>
          <w:tag w:val="goog_rdk_166"/>
        </w:sdtPr>
        <w:sdtContent>
          <w:del w:author="Kelly Bakulski" w:id="101" w:date="2021-11-09T14:50:41Z">
            <w:r w:rsidDel="00000000" w:rsidR="00000000" w:rsidRPr="00000000">
              <w:rPr>
                <w:color w:val="000000"/>
                <w:rtl w:val="0"/>
              </w:rPr>
              <w:delText xml:space="preserve">)</w:delText>
            </w:r>
          </w:del>
        </w:sdtContent>
      </w:sdt>
      <w:r w:rsidDel="00000000" w:rsidR="00000000" w:rsidRPr="00000000">
        <w:rPr>
          <w:color w:val="000000"/>
          <w:rtl w:val="0"/>
        </w:rPr>
        <w:t xml:space="preserve">. Associations between prenatal maternal smoking and </w:t>
      </w:r>
      <w:sdt>
        <w:sdtPr>
          <w:tag w:val="goog_rdk_167"/>
        </w:sdtPr>
        <w:sdtContent>
          <w:del w:author="Kelly Bakulski" w:id="102" w:date="2021-11-09T14:50:52Z">
            <w:r w:rsidDel="00000000" w:rsidR="00000000" w:rsidRPr="00000000">
              <w:rPr>
                <w:color w:val="000000"/>
                <w:rtl w:val="0"/>
              </w:rPr>
              <w:delText xml:space="preserve">AHRR:</w:delText>
            </w:r>
          </w:del>
        </w:sdtContent>
      </w:sdt>
      <w:r w:rsidDel="00000000" w:rsidR="00000000" w:rsidRPr="00000000">
        <w:rPr>
          <w:color w:val="000000"/>
          <w:rtl w:val="0"/>
        </w:rPr>
        <w:t xml:space="preserve">cg05575921 </w:t>
      </w:r>
      <w:sdt>
        <w:sdtPr>
          <w:tag w:val="goog_rdk_168"/>
        </w:sdtPr>
        <w:sdtContent>
          <w:commentRangeStart w:id="9"/>
        </w:sdtContent>
      </w:sdt>
      <w:r w:rsidDel="00000000" w:rsidR="00000000" w:rsidRPr="00000000">
        <w:rPr>
          <w:color w:val="000000"/>
          <w:rtl w:val="0"/>
        </w:rPr>
        <w:t xml:space="preserve">were less robust across</w:t>
      </w:r>
      <w:commentRangeEnd w:id="9"/>
      <w:r w:rsidDel="00000000" w:rsidR="00000000" w:rsidRPr="00000000">
        <w:commentReference w:id="9"/>
      </w:r>
      <w:r w:rsidDel="00000000" w:rsidR="00000000" w:rsidRPr="00000000">
        <w:rPr>
          <w:color w:val="000000"/>
          <w:rtl w:val="0"/>
        </w:rPr>
        <w:t xml:space="preserve"> ancestries (Figure 3).</w:t>
      </w:r>
    </w:p>
    <w:bookmarkStart w:colFirst="0" w:colLast="0" w:name="bookmark=id.4d34og8" w:id="8"/>
    <w:bookmarkEnd w:id="8"/>
    <w:p w:rsidR="00000000" w:rsidDel="00000000" w:rsidP="00000000" w:rsidRDefault="00000000" w:rsidRPr="00000000" w14:paraId="00000022">
      <w:pPr>
        <w:pStyle w:val="Heading2"/>
        <w:rPr/>
      </w:pPr>
      <w:sdt>
        <w:sdtPr>
          <w:tag w:val="goog_rdk_169"/>
        </w:sdtPr>
        <w:sdtContent>
          <w:commentRangeStart w:id="10"/>
        </w:sdtContent>
      </w:sdt>
      <w:r w:rsidDel="00000000" w:rsidR="00000000" w:rsidRPr="00000000">
        <w:rPr>
          <w:rtl w:val="0"/>
        </w:rPr>
        <w:t xml:space="preserve">Sensitivity analyses</w:t>
      </w:r>
      <w:sdt>
        <w:sdtPr>
          <w:tag w:val="goog_rdk_170"/>
        </w:sdtPr>
        <w:sdtContent>
          <w:ins w:author="Kelly Bakulski" w:id="103" w:date="2021-11-09T15:02:41Z">
            <w:commentRangeEnd w:id="10"/>
            <w:r w:rsidDel="00000000" w:rsidR="00000000" w:rsidRPr="00000000">
              <w:commentReference w:id="10"/>
            </w:r>
            <w:r w:rsidDel="00000000" w:rsidR="00000000" w:rsidRPr="00000000">
              <w:rPr>
                <w:rtl w:val="0"/>
              </w:rPr>
              <w:t xml:space="preserve"> for association testing</w:t>
            </w:r>
          </w:ins>
        </w:sdtContent>
      </w:sdt>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80" w:before="180" w:lineRule="auto"/>
        <w:rPr>
          <w:color w:val="000000"/>
        </w:rPr>
      </w:pPr>
      <w:sdt>
        <w:sdtPr>
          <w:tag w:val="goog_rdk_172"/>
        </w:sdtPr>
        <w:sdtContent>
          <w:ins w:author="Kelly Bakulski" w:id="104" w:date="2021-11-09T14:53:49Z">
            <w:r w:rsidDel="00000000" w:rsidR="00000000" w:rsidRPr="00000000">
              <w:rPr>
                <w:rtl w:val="0"/>
              </w:rPr>
              <w:t xml:space="preserve">After</w:t>
            </w:r>
          </w:ins>
        </w:sdtContent>
      </w:sdt>
      <w:sdt>
        <w:sdtPr>
          <w:tag w:val="goog_rdk_173"/>
        </w:sdtPr>
        <w:sdtContent>
          <w:del w:author="Kelly Bakulski" w:id="104" w:date="2021-11-09T14:53:49Z">
            <w:r w:rsidDel="00000000" w:rsidR="00000000" w:rsidRPr="00000000">
              <w:rPr>
                <w:color w:val="000000"/>
                <w:rtl w:val="0"/>
              </w:rPr>
              <w:delText xml:space="preserve">When also</w:delText>
            </w:r>
          </w:del>
        </w:sdtContent>
      </w:sdt>
      <w:r w:rsidDel="00000000" w:rsidR="00000000" w:rsidRPr="00000000">
        <w:rPr>
          <w:color w:val="000000"/>
          <w:rtl w:val="0"/>
        </w:rPr>
        <w:t xml:space="preserve"> </w:t>
      </w:r>
      <w:sdt>
        <w:sdtPr>
          <w:tag w:val="goog_rdk_174"/>
        </w:sdtPr>
        <w:sdtContent>
          <w:ins w:author="Kelly Bakulski" w:id="105" w:date="2021-11-09T14:53:53Z">
            <w:r w:rsidDel="00000000" w:rsidR="00000000" w:rsidRPr="00000000">
              <w:rPr>
                <w:color w:val="000000"/>
                <w:rtl w:val="0"/>
              </w:rPr>
              <w:t xml:space="preserve">additionally </w:t>
            </w:r>
          </w:ins>
        </w:sdtContent>
      </w:sdt>
      <w:r w:rsidDel="00000000" w:rsidR="00000000" w:rsidRPr="00000000">
        <w:rPr>
          <w:color w:val="000000"/>
          <w:rtl w:val="0"/>
        </w:rPr>
        <w:t xml:space="preserve">adjusting for other prenatal exposures and postnatal smoke exposure, the association between prenatal maternal smoking and the polymethylation score was very consistent (Supplemental Figure 4). </w:t>
      </w:r>
      <w:sdt>
        <w:sdtPr>
          <w:tag w:val="goog_rdk_175"/>
        </w:sdtPr>
        <w:sdtContent>
          <w:ins w:author="Kelly Bakulski" w:id="106" w:date="2021-11-09T14:55:36Z">
            <w:r w:rsidDel="00000000" w:rsidR="00000000" w:rsidRPr="00000000">
              <w:rPr>
                <w:color w:val="000000"/>
                <w:rtl w:val="0"/>
              </w:rPr>
              <w:t xml:space="preserve">Simila</w:t>
            </w:r>
            <w:r w:rsidDel="00000000" w:rsidR="00000000" w:rsidRPr="00000000">
              <w:rPr>
                <w:color w:val="000000"/>
                <w:rtl w:val="0"/>
              </w:rPr>
              <w:t xml:space="preserve">rly, after additionally adjusting for other prenatal exposures and postnatal smoke exposure, </w:t>
            </w:r>
          </w:ins>
        </w:sdtContent>
      </w:sdt>
      <w:sdt>
        <w:sdtPr>
          <w:tag w:val="goog_rdk_176"/>
        </w:sdtPr>
        <w:sdtContent>
          <w:del w:author="Kelly Bakulski" w:id="106" w:date="2021-11-09T14:55:36Z">
            <w:r w:rsidDel="00000000" w:rsidR="00000000" w:rsidRPr="00000000">
              <w:rPr>
                <w:color w:val="000000"/>
                <w:rtl w:val="0"/>
              </w:rPr>
              <w:delText xml:space="preserve">T</w:delText>
            </w:r>
          </w:del>
        </w:sdtContent>
      </w:sdt>
      <w:sdt>
        <w:sdtPr>
          <w:tag w:val="goog_rdk_177"/>
        </w:sdtPr>
        <w:sdtContent>
          <w:ins w:author="Kelly Bakulski" w:id="106" w:date="2021-11-09T14:55:36Z">
            <w:r w:rsidDel="00000000" w:rsidR="00000000" w:rsidRPr="00000000">
              <w:rPr>
                <w:color w:val="000000"/>
                <w:rtl w:val="0"/>
              </w:rPr>
              <w:t xml:space="preserve">t</w:t>
            </w:r>
          </w:ins>
        </w:sdtContent>
      </w:sdt>
      <w:r w:rsidDel="00000000" w:rsidR="00000000" w:rsidRPr="00000000">
        <w:rPr>
          <w:color w:val="000000"/>
          <w:rtl w:val="0"/>
        </w:rPr>
        <w:t xml:space="preserve">he direction of the association between prenatal maternal smoking and </w:t>
      </w:r>
      <w:sdt>
        <w:sdtPr>
          <w:tag w:val="goog_rdk_178"/>
        </w:sdtPr>
        <w:sdtContent>
          <w:del w:author="Kelly Bakulski" w:id="107" w:date="2021-11-09T14:54:34Z">
            <w:r w:rsidDel="00000000" w:rsidR="00000000" w:rsidRPr="00000000">
              <w:rPr>
                <w:color w:val="000000"/>
                <w:rtl w:val="0"/>
              </w:rPr>
              <w:delText xml:space="preserve">AHRR:</w:delText>
            </w:r>
          </w:del>
        </w:sdtContent>
      </w:sdt>
      <w:r w:rsidDel="00000000" w:rsidR="00000000" w:rsidRPr="00000000">
        <w:rPr>
          <w:color w:val="000000"/>
          <w:rtl w:val="0"/>
        </w:rPr>
        <w:t xml:space="preserve">cg055975921 was </w:t>
      </w:r>
      <w:sdt>
        <w:sdtPr>
          <w:tag w:val="goog_rdk_179"/>
        </w:sdtPr>
        <w:sdtContent>
          <w:del w:author="Kelly Bakulski" w:id="108" w:date="2021-11-09T14:56:00Z">
            <w:r w:rsidDel="00000000" w:rsidR="00000000" w:rsidRPr="00000000">
              <w:rPr>
                <w:color w:val="000000"/>
                <w:rtl w:val="0"/>
              </w:rPr>
              <w:delText xml:space="preserve">also </w:delText>
            </w:r>
          </w:del>
        </w:sdtContent>
      </w:sdt>
      <w:r w:rsidDel="00000000" w:rsidR="00000000" w:rsidRPr="00000000">
        <w:rPr>
          <w:color w:val="000000"/>
          <w:rtl w:val="0"/>
        </w:rPr>
        <w:t xml:space="preserve">consistent, although no longer significant at age 15. Children exposed to postnatal smoke but not prenatal smoke did not have higher polymethylation scores than children unexposed to both postnatal and prenatal smoke. (Supplemental Figure 5). Results were also similar when controlling for surrogate variables instead of known covariates (Supplemental Figure 6; Supplemental Table 2).</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Results were similar when using </w:t>
      </w:r>
      <w:sdt>
        <w:sdtPr>
          <w:tag w:val="goog_rdk_180"/>
        </w:sdtPr>
        <w:sdtContent>
          <w:commentRangeStart w:id="11"/>
        </w:sdtContent>
      </w:sdt>
      <w:r w:rsidDel="00000000" w:rsidR="00000000" w:rsidRPr="00000000">
        <w:rPr>
          <w:color w:val="000000"/>
          <w:rtl w:val="0"/>
        </w:rPr>
        <w:t xml:space="preserve">linear mixed effect models</w:t>
      </w:r>
      <w:commentRangeEnd w:id="11"/>
      <w:r w:rsidDel="00000000" w:rsidR="00000000" w:rsidRPr="00000000">
        <w:commentReference w:id="11"/>
      </w:r>
      <w:r w:rsidDel="00000000" w:rsidR="00000000" w:rsidRPr="00000000">
        <w:rPr>
          <w:color w:val="000000"/>
          <w:rtl w:val="0"/>
        </w:rPr>
        <w:t xml:space="preserve"> instead of age-stratified models (Supplemental Table 3 &amp; 4).</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Results were also similar when using polymethylation scores constructed </w:t>
      </w:r>
      <w:sdt>
        <w:sdtPr>
          <w:tag w:val="goog_rdk_181"/>
        </w:sdtPr>
        <w:sdtContent>
          <w:commentRangeStart w:id="12"/>
        </w:sdtContent>
      </w:sdt>
      <w:r w:rsidDel="00000000" w:rsidR="00000000" w:rsidRPr="00000000">
        <w:rPr>
          <w:color w:val="000000"/>
          <w:rtl w:val="0"/>
        </w:rPr>
        <w:t xml:space="preserve">using regression coefficients </w:t>
      </w:r>
      <w:commentRangeEnd w:id="12"/>
      <w:r w:rsidDel="00000000" w:rsidR="00000000" w:rsidRPr="00000000">
        <w:commentReference w:id="12"/>
      </w:r>
      <w:r w:rsidDel="00000000" w:rsidR="00000000" w:rsidRPr="00000000">
        <w:rPr>
          <w:color w:val="000000"/>
          <w:rtl w:val="0"/>
        </w:rPr>
        <w:t xml:space="preserve">(see Methods, Supplemental Figure 7). The association between prenatal maternal smoking and the polymethylation score using regression coefficients from newborn cord blood with cell-type controls was the strongest. Prenatal maternal smoking </w:t>
      </w:r>
      <w:sdt>
        <w:sdtPr>
          <w:tag w:val="goog_rdk_182"/>
        </w:sdtPr>
        <w:sdtContent>
          <w:ins w:author="Kelly Bakulski" w:id="109" w:date="2021-11-09T14:58:08Z">
            <w:r w:rsidDel="00000000" w:rsidR="00000000" w:rsidRPr="00000000">
              <w:rPr>
                <w:color w:val="000000"/>
                <w:rtl w:val="0"/>
              </w:rPr>
              <w:t xml:space="preserve">was </w:t>
            </w:r>
          </w:ins>
        </w:sdtContent>
      </w:sdt>
      <w:r w:rsidDel="00000000" w:rsidR="00000000" w:rsidRPr="00000000">
        <w:rPr>
          <w:color w:val="000000"/>
          <w:rtl w:val="0"/>
        </w:rPr>
        <w:t xml:space="preserve">also associated with other selected </w:t>
      </w:r>
      <w:r w:rsidDel="00000000" w:rsidR="00000000" w:rsidRPr="00000000">
        <w:rPr>
          <w:i w:val="1"/>
          <w:color w:val="000000"/>
          <w:rtl w:val="0"/>
        </w:rPr>
        <w:t xml:space="preserve">a priori</w:t>
      </w:r>
      <w:r w:rsidDel="00000000" w:rsidR="00000000" w:rsidRPr="00000000">
        <w:rPr>
          <w:color w:val="000000"/>
          <w:rtl w:val="0"/>
        </w:rPr>
        <w:t xml:space="preserve"> CpG sites consistently with associations reported in previous meta-analyses (Supplemental Table 2; Supplemental Figure 8).</w:t>
      </w:r>
    </w:p>
    <w:bookmarkStart w:colFirst="0" w:colLast="0" w:name="bookmark=id.2s8eyo1" w:id="9"/>
    <w:bookmarkEnd w:id="9"/>
    <w:p w:rsidR="00000000" w:rsidDel="00000000" w:rsidP="00000000" w:rsidRDefault="00000000" w:rsidRPr="00000000" w14:paraId="00000026">
      <w:pPr>
        <w:pStyle w:val="Heading2"/>
        <w:rPr/>
      </w:pPr>
      <w:r w:rsidDel="00000000" w:rsidR="00000000" w:rsidRPr="00000000">
        <w:rPr>
          <w:rtl w:val="0"/>
        </w:rPr>
        <w:t xml:space="preserve">Accuracy of polymethylation scores as a biomarker of prenatal maternal smoking</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Next, we compared the accuracy of different DNA methylation summary measures for classifying prenatal maternal smoking using receiver operating curves (Figure 4A; Supplemental Table 5). We considered classification when using DNA methylation summary measures alone. We also considered classification when using DNA methylation summary measures in addition to </w:t>
      </w:r>
      <w:sdt>
        <w:sdtPr>
          <w:tag w:val="goog_rdk_183"/>
        </w:sdtPr>
        <w:sdtContent>
          <w:commentRangeStart w:id="13"/>
        </w:sdtContent>
      </w:sdt>
      <w:r w:rsidDel="00000000" w:rsidR="00000000" w:rsidRPr="00000000">
        <w:rPr>
          <w:color w:val="000000"/>
          <w:rtl w:val="0"/>
        </w:rPr>
        <w:t xml:space="preserve">a base model of child sex, maternal income to poverty ratio at baseline, child age at </w:t>
      </w:r>
      <w:sdt>
        <w:sdtPr>
          <w:tag w:val="goog_rdk_184"/>
        </w:sdtPr>
        <w:sdtContent>
          <w:ins w:author="Kelly Bakulski" w:id="110" w:date="2021-11-09T15:00:19Z">
            <w:r w:rsidDel="00000000" w:rsidR="00000000" w:rsidRPr="00000000">
              <w:rPr>
                <w:color w:val="000000"/>
                <w:rtl w:val="0"/>
              </w:rPr>
              <w:t xml:space="preserve">DNA </w:t>
            </w:r>
          </w:ins>
        </w:sdtContent>
      </w:sdt>
      <w:r w:rsidDel="00000000" w:rsidR="00000000" w:rsidRPr="00000000">
        <w:rPr>
          <w:color w:val="000000"/>
          <w:rtl w:val="0"/>
        </w:rPr>
        <w:t xml:space="preserve">methylation measurement, estimated immune cell proportion, plate from methylation processing and the first two components of genetic ancestry</w:t>
      </w:r>
      <w:commentRangeEnd w:id="13"/>
      <w:r w:rsidDel="00000000" w:rsidR="00000000" w:rsidRPr="00000000">
        <w:commentReference w:id="13"/>
      </w:r>
      <w:r w:rsidDel="00000000" w:rsidR="00000000" w:rsidRPr="00000000">
        <w:rPr>
          <w:color w:val="000000"/>
          <w:rtl w:val="0"/>
        </w:rPr>
        <w:t xml:space="preserve">. When used without DNA methylation measures, these base model variables had an area under the curve (AUC) of 0.73 at age 9 and 0.72 at age 15.</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At age 9, including the polymethylation score significantly improved the base model accuracy (AUC: 0.77, </w:t>
      </w:r>
      <w:r w:rsidDel="00000000" w:rsidR="00000000" w:rsidRPr="00000000">
        <w:rPr>
          <w:i w:val="1"/>
          <w:color w:val="000000"/>
          <w:rtl w:val="0"/>
        </w:rPr>
        <w:t xml:space="preserve">P</w:t>
      </w:r>
      <w:r w:rsidDel="00000000" w:rsidR="00000000" w:rsidRPr="00000000">
        <w:rPr>
          <w:color w:val="000000"/>
          <w:rtl w:val="0"/>
        </w:rPr>
        <w:t xml:space="preserve"> value comparing to base model=</w:t>
      </w:r>
      <w:sdt>
        <w:sdtPr>
          <w:tag w:val="goog_rdk_185"/>
        </w:sdtPr>
        <w:sdtContent>
          <w:commentRangeStart w:id="14"/>
        </w:sdtContent>
      </w:sdt>
      <w:r w:rsidDel="00000000" w:rsidR="00000000" w:rsidRPr="00000000">
        <w:rPr>
          <w:color w:val="000000"/>
          <w:rtl w:val="0"/>
        </w:rPr>
        <w:t xml:space="preserve">3^{-4}</w:t>
      </w:r>
      <w:commentRangeEnd w:id="14"/>
      <w:r w:rsidDel="00000000" w:rsidR="00000000" w:rsidRPr="00000000">
        <w:commentReference w:id="14"/>
      </w:r>
      <w:r w:rsidDel="00000000" w:rsidR="00000000" w:rsidRPr="00000000">
        <w:rPr>
          <w:color w:val="000000"/>
          <w:rtl w:val="0"/>
        </w:rPr>
        <w:t xml:space="preserve">). </w:t>
      </w:r>
      <w:sdt>
        <w:sdtPr>
          <w:tag w:val="goog_rdk_186"/>
        </w:sdtPr>
        <w:sdtContent>
          <w:ins w:author="Kelly Bakulski" w:id="111" w:date="2021-11-09T15:01:15Z">
            <w:r w:rsidDel="00000000" w:rsidR="00000000" w:rsidRPr="00000000">
              <w:rPr>
                <w:color w:val="000000"/>
                <w:rtl w:val="0"/>
              </w:rPr>
              <w:t xml:space="preserve">A</w:t>
            </w:r>
            <w:r w:rsidDel="00000000" w:rsidR="00000000" w:rsidRPr="00000000">
              <w:rPr>
                <w:color w:val="000000"/>
                <w:rtl w:val="0"/>
              </w:rPr>
              <w:t xml:space="preserve">t age 15, </w:t>
            </w:r>
          </w:ins>
        </w:sdtContent>
      </w:sdt>
      <w:sdt>
        <w:sdtPr>
          <w:tag w:val="goog_rdk_187"/>
        </w:sdtPr>
        <w:sdtContent>
          <w:del w:author="Kelly Bakulski" w:id="111" w:date="2021-11-09T15:01:15Z">
            <w:r w:rsidDel="00000000" w:rsidR="00000000" w:rsidRPr="00000000">
              <w:rPr>
                <w:color w:val="000000"/>
                <w:rtl w:val="0"/>
              </w:rPr>
              <w:delText xml:space="preserve">S</w:delText>
            </w:r>
          </w:del>
        </w:sdtContent>
      </w:sdt>
      <w:sdt>
        <w:sdtPr>
          <w:tag w:val="goog_rdk_188"/>
        </w:sdtPr>
        <w:sdtContent>
          <w:ins w:author="Kelly Bakulski" w:id="111" w:date="2021-11-09T15:01:15Z">
            <w:r w:rsidDel="00000000" w:rsidR="00000000" w:rsidRPr="00000000">
              <w:rPr>
                <w:color w:val="000000"/>
                <w:rtl w:val="0"/>
              </w:rPr>
              <w:t xml:space="preserve">s</w:t>
            </w:r>
          </w:ins>
        </w:sdtContent>
      </w:sdt>
      <w:r w:rsidDel="00000000" w:rsidR="00000000" w:rsidRPr="00000000">
        <w:rPr>
          <w:color w:val="000000"/>
          <w:rtl w:val="0"/>
        </w:rPr>
        <w:t xml:space="preserve">imilarly, including the polymethylation significantly improved the base model accuracy </w:t>
      </w:r>
      <w:sdt>
        <w:sdtPr>
          <w:tag w:val="goog_rdk_189"/>
        </w:sdtPr>
        <w:sdtContent>
          <w:del w:author="Kelly Bakulski" w:id="112" w:date="2021-11-09T15:01:21Z">
            <w:r w:rsidDel="00000000" w:rsidR="00000000" w:rsidRPr="00000000">
              <w:rPr>
                <w:color w:val="000000"/>
                <w:rtl w:val="0"/>
              </w:rPr>
              <w:delText xml:space="preserve">at age 15 </w:delText>
            </w:r>
          </w:del>
        </w:sdtContent>
      </w:sdt>
      <w:r w:rsidDel="00000000" w:rsidR="00000000" w:rsidRPr="00000000">
        <w:rPr>
          <w:color w:val="000000"/>
          <w:rtl w:val="0"/>
        </w:rPr>
        <w:t xml:space="preserve">(AUC:0.77 , </w:t>
      </w:r>
      <w:r w:rsidDel="00000000" w:rsidR="00000000" w:rsidRPr="00000000">
        <w:rPr>
          <w:i w:val="1"/>
          <w:color w:val="000000"/>
          <w:rtl w:val="0"/>
        </w:rPr>
        <w:t xml:space="preserve">P</w:t>
      </w:r>
      <w:r w:rsidDel="00000000" w:rsidR="00000000" w:rsidRPr="00000000">
        <w:rPr>
          <w:color w:val="000000"/>
          <w:rtl w:val="0"/>
        </w:rPr>
        <w:t xml:space="preserve"> value=</w:t>
      </w:r>
      <w:sdt>
        <w:sdtPr>
          <w:tag w:val="goog_rdk_190"/>
        </w:sdtPr>
        <w:sdtContent>
          <w:commentRangeStart w:id="15"/>
        </w:sdtContent>
      </w:sdt>
      <w:r w:rsidDel="00000000" w:rsidR="00000000" w:rsidRPr="00000000">
        <w:rPr>
          <w:color w:val="000000"/>
          <w:rtl w:val="0"/>
        </w:rPr>
        <w:t xml:space="preserve">9^{-4}</w:t>
      </w:r>
      <w:commentRangeEnd w:id="15"/>
      <w:r w:rsidDel="00000000" w:rsidR="00000000" w:rsidRPr="00000000">
        <w:commentReference w:id="15"/>
      </w:r>
      <w:r w:rsidDel="00000000" w:rsidR="00000000" w:rsidRPr="00000000">
        <w:rPr>
          <w:color w:val="000000"/>
          <w:rtl w:val="0"/>
        </w:rPr>
        <w:t xml:space="preserv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At age 9,</w:t>
      </w:r>
      <w:sdt>
        <w:sdtPr>
          <w:tag w:val="goog_rdk_191"/>
        </w:sdtPr>
        <w:sdtContent>
          <w:ins w:author="Kelly Bakulski" w:id="113" w:date="2021-11-09T15:01:27Z">
            <w:r w:rsidDel="00000000" w:rsidR="00000000" w:rsidRPr="00000000">
              <w:rPr>
                <w:color w:val="000000"/>
                <w:rtl w:val="0"/>
              </w:rPr>
              <w:t xml:space="preserve"> </w:t>
            </w:r>
          </w:ins>
        </w:sdtContent>
      </w:sdt>
      <w:r w:rsidDel="00000000" w:rsidR="00000000" w:rsidRPr="00000000">
        <w:rPr>
          <w:color w:val="000000"/>
          <w:rtl w:val="0"/>
        </w:rPr>
        <w:t xml:space="preserve">the base model with the polymethylation score had a larger AUC than the base model with </w:t>
      </w:r>
      <w:sdt>
        <w:sdtPr>
          <w:tag w:val="goog_rdk_192"/>
        </w:sdtPr>
        <w:sdtContent>
          <w:del w:author="Kelly Bakulski" w:id="114" w:date="2021-11-09T15:01:33Z">
            <w:r w:rsidDel="00000000" w:rsidR="00000000" w:rsidRPr="00000000">
              <w:rPr>
                <w:color w:val="000000"/>
                <w:rtl w:val="0"/>
              </w:rPr>
              <w:delText xml:space="preserve">AHRR:</w:delText>
            </w:r>
          </w:del>
        </w:sdtContent>
      </w:sdt>
      <w:r w:rsidDel="00000000" w:rsidR="00000000" w:rsidRPr="00000000">
        <w:rPr>
          <w:color w:val="000000"/>
          <w:rtl w:val="0"/>
        </w:rPr>
        <w:t xml:space="preserve">cg05575921 (AUC base model</w:t>
      </w:r>
      <w:sdt>
        <w:sdtPr>
          <w:tag w:val="goog_rdk_193"/>
        </w:sdtPr>
        <w:sdtContent>
          <w:ins w:author="Kelly Bakulski" w:id="115" w:date="2021-11-09T15:01:43Z">
            <w:r w:rsidDel="00000000" w:rsidR="00000000" w:rsidRPr="00000000">
              <w:rPr>
                <w:color w:val="000000"/>
                <w:rtl w:val="0"/>
              </w:rPr>
              <w:t xml:space="preserve"> </w:t>
            </w:r>
          </w:ins>
        </w:sdtContent>
      </w:sdt>
      <w:r w:rsidDel="00000000" w:rsidR="00000000" w:rsidRPr="00000000">
        <w:rPr>
          <w:color w:val="000000"/>
          <w:rtl w:val="0"/>
        </w:rPr>
        <w:t xml:space="preserve">+</w:t>
      </w:r>
      <w:sdt>
        <w:sdtPr>
          <w:tag w:val="goog_rdk_194"/>
        </w:sdtPr>
        <w:sdtContent>
          <w:ins w:author="Kelly Bakulski" w:id="116" w:date="2021-11-09T15:01:37Z">
            <w:r w:rsidDel="00000000" w:rsidR="00000000" w:rsidRPr="00000000">
              <w:rPr>
                <w:color w:val="000000"/>
                <w:rtl w:val="0"/>
              </w:rPr>
              <w:t xml:space="preserve"> </w:t>
            </w:r>
          </w:ins>
        </w:sdtContent>
      </w:sdt>
      <w:sdt>
        <w:sdtPr>
          <w:tag w:val="goog_rdk_195"/>
        </w:sdtPr>
        <w:sdtContent>
          <w:del w:author="Kelly Bakulski" w:id="116" w:date="2021-11-09T15:01:37Z">
            <w:r w:rsidDel="00000000" w:rsidR="00000000" w:rsidRPr="00000000">
              <w:rPr>
                <w:color w:val="000000"/>
                <w:rtl w:val="0"/>
              </w:rPr>
              <w:delText xml:space="preserve">AHRR:</w:delText>
            </w:r>
          </w:del>
        </w:sdtContent>
      </w:sdt>
      <w:r w:rsidDel="00000000" w:rsidR="00000000" w:rsidRPr="00000000">
        <w:rPr>
          <w:color w:val="000000"/>
          <w:rtl w:val="0"/>
        </w:rPr>
        <w:t xml:space="preserve">cg05575921: 0.74; </w:t>
      </w:r>
      <w:r w:rsidDel="00000000" w:rsidR="00000000" w:rsidRPr="00000000">
        <w:rPr>
          <w:i w:val="1"/>
          <w:color w:val="000000"/>
          <w:rtl w:val="0"/>
        </w:rPr>
        <w:t xml:space="preserve">P</w:t>
      </w:r>
      <w:r w:rsidDel="00000000" w:rsidR="00000000" w:rsidRPr="00000000">
        <w:rPr>
          <w:color w:val="000000"/>
          <w:rtl w:val="0"/>
        </w:rPr>
        <w:t xml:space="preserve"> value =0.0213). At age 15, this was also true (AUC for base model</w:t>
      </w:r>
      <w:sdt>
        <w:sdtPr>
          <w:tag w:val="goog_rdk_196"/>
        </w:sdtPr>
        <w:sdtContent>
          <w:ins w:author="Kelly Bakulski" w:id="117" w:date="2021-11-09T15:01:44Z">
            <w:r w:rsidDel="00000000" w:rsidR="00000000" w:rsidRPr="00000000">
              <w:rPr>
                <w:color w:val="000000"/>
                <w:rtl w:val="0"/>
              </w:rPr>
              <w:t xml:space="preserve"> </w:t>
            </w:r>
          </w:ins>
        </w:sdtContent>
      </w:sdt>
      <w:r w:rsidDel="00000000" w:rsidR="00000000" w:rsidRPr="00000000">
        <w:rPr>
          <w:color w:val="000000"/>
          <w:rtl w:val="0"/>
        </w:rPr>
        <w:t xml:space="preserve">+</w:t>
      </w:r>
      <w:sdt>
        <w:sdtPr>
          <w:tag w:val="goog_rdk_197"/>
        </w:sdtPr>
        <w:sdtContent>
          <w:ins w:author="Kelly Bakulski" w:id="118" w:date="2021-11-09T15:01:40Z">
            <w:r w:rsidDel="00000000" w:rsidR="00000000" w:rsidRPr="00000000">
              <w:rPr>
                <w:color w:val="000000"/>
                <w:rtl w:val="0"/>
              </w:rPr>
              <w:t xml:space="preserve"> </w:t>
            </w:r>
          </w:ins>
        </w:sdtContent>
      </w:sdt>
      <w:sdt>
        <w:sdtPr>
          <w:tag w:val="goog_rdk_198"/>
        </w:sdtPr>
        <w:sdtContent>
          <w:del w:author="Kelly Bakulski" w:id="118" w:date="2021-11-09T15:01:40Z">
            <w:r w:rsidDel="00000000" w:rsidR="00000000" w:rsidRPr="00000000">
              <w:rPr>
                <w:color w:val="000000"/>
                <w:rtl w:val="0"/>
              </w:rPr>
              <w:delText xml:space="preserve">AHRR:</w:delText>
            </w:r>
          </w:del>
        </w:sdtContent>
      </w:sdt>
      <w:r w:rsidDel="00000000" w:rsidR="00000000" w:rsidRPr="00000000">
        <w:rPr>
          <w:color w:val="000000"/>
          <w:rtl w:val="0"/>
        </w:rPr>
        <w:t xml:space="preserve">cg05575921=0.73, </w:t>
      </w:r>
      <w:r w:rsidDel="00000000" w:rsidR="00000000" w:rsidRPr="00000000">
        <w:rPr>
          <w:i w:val="1"/>
          <w:color w:val="000000"/>
          <w:rtl w:val="0"/>
        </w:rPr>
        <w:t xml:space="preserve">P</w:t>
      </w:r>
      <w:r w:rsidDel="00000000" w:rsidR="00000000" w:rsidRPr="00000000">
        <w:rPr>
          <w:color w:val="000000"/>
          <w:rtl w:val="0"/>
        </w:rPr>
        <w:t xml:space="preserve"> value=0.0174). Accuracy was not improved by including polymethylation scores from age 9 and age 15 together (Figure 4B).</w:t>
      </w:r>
    </w:p>
    <w:bookmarkStart w:colFirst="0" w:colLast="0" w:name="bookmark=id.17dp8vu" w:id="10"/>
    <w:bookmarkEnd w:id="10"/>
    <w:p w:rsidR="00000000" w:rsidDel="00000000" w:rsidP="00000000" w:rsidRDefault="00000000" w:rsidRPr="00000000" w14:paraId="0000002A">
      <w:pPr>
        <w:pStyle w:val="Heading2"/>
        <w:rPr/>
      </w:pPr>
      <w:r w:rsidDel="00000000" w:rsidR="00000000" w:rsidRPr="00000000">
        <w:rPr>
          <w:rtl w:val="0"/>
        </w:rPr>
        <w:t xml:space="preserve">Sensitivity analyses</w:t>
      </w:r>
      <w:sdt>
        <w:sdtPr>
          <w:tag w:val="goog_rdk_199"/>
        </w:sdtPr>
        <w:sdtContent>
          <w:ins w:author="Kelly Bakulski" w:id="119" w:date="2021-11-09T15:02:02Z">
            <w:r w:rsidDel="00000000" w:rsidR="00000000" w:rsidRPr="00000000">
              <w:rPr>
                <w:rtl w:val="0"/>
              </w:rPr>
              <w:t xml:space="preserve"> for biomarker accuracy assessment</w:t>
            </w:r>
          </w:ins>
        </w:sdtContent>
      </w:sdt>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Results were similar when using other coefficients as the weights in construction of the polymethylation scores. However, the AUC was always significantly higher when using the coefficients from a model which incorporated cell-type control as weights (Supplemental Table 6).</w:t>
      </w:r>
    </w:p>
    <w:bookmarkStart w:colFirst="0" w:colLast="0" w:name="bookmark=id.3rdcrjn" w:id="11"/>
    <w:bookmarkEnd w:id="11"/>
    <w:p w:rsidR="00000000" w:rsidDel="00000000" w:rsidP="00000000" w:rsidRDefault="00000000" w:rsidRPr="00000000" w14:paraId="0000002C">
      <w:pPr>
        <w:pStyle w:val="Heading1"/>
        <w:rPr/>
      </w:pPr>
      <w:r w:rsidDel="00000000" w:rsidR="00000000" w:rsidRPr="00000000">
        <w:rPr>
          <w:rtl w:val="0"/>
        </w:rPr>
        <w:t xml:space="preserve">Discussion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the longitudinal Fragile Families and Child Wellbeing birth cohort, we observed that prenatal maternal smoking was associated with DNA methylation in children’s saliva samples from ages 9 and 15. Prenatal maternal smoking was associated with polymethylation scores across strata of child age and ancestry. Global methylation and epigenetic clocks were not associated with maternal smoking exposure demonstrating a specific and persistent signal of prenatal smoke exposure in DNA methylation. Polymethylation scores had reasonable accuracy for classifying prenatal maternal smoking. This accuracy was more consistent across time than when using individual </w:t>
      </w:r>
      <w:r w:rsidDel="00000000" w:rsidR="00000000" w:rsidRPr="00000000">
        <w:rPr>
          <w:i w:val="1"/>
          <w:color w:val="000000"/>
          <w:rtl w:val="0"/>
        </w:rPr>
        <w:t xml:space="preserve">a priori</w:t>
      </w:r>
      <w:r w:rsidDel="00000000" w:rsidR="00000000" w:rsidRPr="00000000">
        <w:rPr>
          <w:color w:val="000000"/>
          <w:rtl w:val="0"/>
        </w:rPr>
        <w:t xml:space="preserve"> CpG sites.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findings are consistent with the previous literature on associations between prenatal maternal smoking and DNA methylation. We replicated top hits from previous epigenome wide association studies of DNA methylation in cord and peripheral blood [6, 26]. There are no previous studies of prenatal maternal smoking and saliva DNA methylation. However, previous work has shown that the majority of CpG sites are similarly methylated in blood and saliva (reviewed in [27]).</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advance the literature on prenatal maternal smoking and DNA methylation by evaluating the persistence of the association as children age and its portability across tissue and ancestry. Polymethylation scores built using coefficients from meta-analysis of cord blood DNA methylation from primarily European-ancestry newborns were still associated with prenatal maternal smoking in our independent saliva samples from a diverse cohort at ages 9 and 15 [6]. The portability of other risk scores, such as polygenic risk scores, across ancestries is a complex research area [28] and evaluating the portability of epigenetic summary measures has been identified as a key area for evaluation [29]. In this case, the polymethylation score for prenatal maternal smoking appears to be portable across ancestry groups. Effect estimates were consistent across ancestries at age 9, although Hispanic and European genetic ancestry samples had lower effect estimates at age 15. This could reflect higher unreported smoking initiation in European and Hispanic ancestry teens in the United States than African ancestry teens. Genetic ancestry correlates with race, and White and Latino teens have much higher rates of teen smoking and earlier ages at initiation than Black children [30]. Though we excluded children who reported own-smoking from our analytic sample, under-reporting of own-smoking could influence DNA methylation at ages 9 and 15, creating outcome misclassification. This could also explain the observed attenuation the effect on AHRR:cg05575921 methylation by age 15 in our sample, as DNA methylation at this probe is known to vary by personal cigarette smoking [22, 31].</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findings are also consistent with previous work on DNA methylation as a biomarker for prenatal maternal smoke exposure. Prenatal maternal smoking classification using saliva DNA methylation in our sample of 9 and 15 year olds performed comparably to classification using peripheral blood from older adults (AUC 0.72) [10]. However, previous biomarkers of prenatal maternal smoking using DNA methylation of cord blood from newborns (AUCs ranging from 0.82-0.97) and peripheral blood from 3-5 year old children (AUC=0.87) more accurately classified prenatal maternal smoke exposure [20, 23]. Differences in DNA methylation patterns across tissues and over time may influence the performance of DNA methylation biomarkers. The similarity in performance between saliva DNA methylation in our study and peripheral blood DNA methylation in older adults is encouraging for the use of saliva DNA methylation as a readily accessible clinical sample.</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analysis contributes to the development of an accurate methylation biomarker for prenatal maternal smoking by evaluating the impact of specific methodological choices on accuracy of classification. DNA methylation biomarkers may be especially susceptible to confounding by subject age at methylation measurement and cell-type proportion [29]. Accuracy of polymethylation score classification was similar when using coefficients from cord blood vs peripheral blood samples from older children. Accuracy was not improved by using two time-points of methylation measurement. Accuracy was improved when polymethylation scores used coefficients which incorporated cell-type control. Our analysis therefore suggests that cell-type control when both generating and applying coefficients for polymethylation scores may positively influence accuracy, although more work comparing coefficients from different populations is still needed.</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analysis suggests that polymethylation scores may be more accurate than using single CpG sites as biomarkers. AHRR:cg05575921 is a consistent marker of prenatal maternal smoke exposure in meta-analyses of newborn cord blood [6]. DNA methylation at AHRR:cg05575291 can accurately classify own–smoking behavior in both blood (area under the curve 0.995) and saliva (area under the curve 0.971) [22, 31]. However, salivary AHRR:cg05575921 was not a persistent marker of prenatal maternal smoking in an analysis of middle-aged adult women [10]. In our sample, salivary AHRR:CpG05575921 methylation was less accurate at predicting prenatal maternal smoke exposure than polymethylation scores. The accuracy of AHRR:CpG05575921 and other single CpG site biomarkers may be influenced by time-since-exposure and new environmental exposures. Incorporating information across multiple sites of DNA methylation may yield a biomarker more robust to these influences.</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Our analysis is not without its limitations. We used maternal self report of prenatal maternal smoker as serum cotinine levels were not available. Due to social desirability bias, this could result in exposure misclassification. We would expect this to bias our results towards the null. In any analysis of a prenatal exposure and postnatal outcome, there is the possibility of selection bias into the cohort due to live birth bias. Selection bias is also possible due to loss-to-follow-up between birth and age 9. Additionally, while we controlled for postnatal secondhand smoke exposure and excluded children who reported any own-smoking, we cannot exclude the possibility of residual confounding in this observational cohort.</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However, our analysis also has several strengths. We analyzed samples from a large sample of diverse participants underrepresented in genetic and epigenetic research [32, 33]. While our exposure measurement of prenatal maternal smoking was self-reported, it was assessed prospectively and preceded outcome measurements. We analyzed repeated measures of DNA methylation with reproducible array measures conducted in a single batch. We tested associations between prenatal maternal smoking and multiple DNA summary measures to evaluate the specificity of the polymethylation scores. In sensitivity analyses, we adjusted for other prenatal exposures and postnatal smoke exposure to examine the specificity of the biomarker to nature and timing of exposure.</w:t>
      </w:r>
    </w:p>
    <w:bookmarkStart w:colFirst="0" w:colLast="0" w:name="bookmark=id.26in1rg" w:id="12"/>
    <w:bookmarkEnd w:id="12"/>
    <w:p w:rsidR="00000000" w:rsidDel="00000000" w:rsidP="00000000" w:rsidRDefault="00000000" w:rsidRPr="00000000" w14:paraId="00000035">
      <w:pPr>
        <w:pStyle w:val="Heading1"/>
        <w:rPr/>
      </w:pPr>
      <w:r w:rsidDel="00000000" w:rsidR="00000000" w:rsidRPr="00000000">
        <w:rPr>
          <w:rtl w:val="0"/>
        </w:rPr>
        <w:t xml:space="preserve">Conclusions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a large, prospective study of diverse participants, we showed that DNA methylation in children’s saliva had strong associations with and reasonable accuracy for prenatal maternal smoke exposure. Further, we demonstrated that polymethylation scores could be applied as a biomarker of prenatal maternal smoke exposure across ancestry-groups, an important consideration for the equitable biomarker development. The development and application of biomarker for prenatal maternal smoke exposure has important implications for epidemiological research and clinical practice. Given the difficulty of measuring prenatal maternal smoke exposure, such a biomarker could allow for confounder control in research areas where such control is currently impossible. Prenatal maternal smoke exposure is prevalent and has negative health consequences, thus an exposure biomarker could be used to provide support and health interventions for children.</w:t>
      </w:r>
    </w:p>
    <w:bookmarkStart w:colFirst="0" w:colLast="0" w:name="bookmark=id.lnxbz9" w:id="13"/>
    <w:bookmarkEnd w:id="13"/>
    <w:p w:rsidR="00000000" w:rsidDel="00000000" w:rsidP="00000000" w:rsidRDefault="00000000" w:rsidRPr="00000000" w14:paraId="00000037">
      <w:pPr>
        <w:pStyle w:val="Heading2"/>
        <w:rPr/>
      </w:pPr>
      <w:sdt>
        <w:sdtPr>
          <w:tag w:val="goog_rdk_200"/>
        </w:sdtPr>
        <w:sdtContent>
          <w:commentRangeStart w:id="16"/>
        </w:sdtContent>
      </w:sdt>
      <w:sdt>
        <w:sdtPr>
          <w:tag w:val="goog_rdk_201"/>
        </w:sdtPr>
        <w:sdtContent>
          <w:commentRangeStart w:id="17"/>
        </w:sdtContent>
      </w:sdt>
      <w:r w:rsidDel="00000000" w:rsidR="00000000" w:rsidRPr="00000000">
        <w:rPr>
          <w:rtl w:val="0"/>
        </w:rPr>
        <w:t xml:space="preserve">Methods</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bookmarkStart w:colFirst="0" w:colLast="0" w:name="bookmark=id.35nkun2" w:id="14"/>
    <w:bookmarkEnd w:id="14"/>
    <w:p w:rsidR="00000000" w:rsidDel="00000000" w:rsidP="00000000" w:rsidRDefault="00000000" w:rsidRPr="00000000" w14:paraId="00000038">
      <w:pPr>
        <w:pStyle w:val="Heading3"/>
        <w:rPr/>
      </w:pPr>
      <w:r w:rsidDel="00000000" w:rsidR="00000000" w:rsidRPr="00000000">
        <w:rPr>
          <w:rtl w:val="0"/>
        </w:rPr>
        <w:t xml:space="preserve">Cohort</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Fragile Families and Child Wellbeing Study is a birth cohort of nearly 5,000 children born in 20 cities in the United States between 1998 and 2000 [34]. Participants were selected at delivery using a three-stage stratified random sample design which oversampled unmarried mothers by a ratio of 3:1 [34]. Participants were excluded on the following criteria: those with parents who planned to place the child for adoption, those where the father was deceased, those who did not speak English or Spanish well enough to be interviewed, births where the mothers or babies were too ill to complete the interview, and those where the baby died before the interview could take place. Children were followed longitudinally with assessments at ages 1, 3, 5, 9 and 15; additional follow up is ongoing. Assessments included medical record extraction, biosample collection, in-home assessments, and surveys of the mother, father, primary caregiver, teacher and child. At ages nine and fifteen a saliva sample was taken from the child [34]. A subsample of the Fragile Families cohort was selected for saliva DNA and DNA methylation processing. To be eligible for DNA methylation children had to </w:t>
      </w:r>
      <w:sdt>
        <w:sdtPr>
          <w:tag w:val="goog_rdk_202"/>
        </w:sdtPr>
        <w:sdtContent>
          <w:commentRangeStart w:id="18"/>
        </w:sdtContent>
      </w:sdt>
      <w:r w:rsidDel="00000000" w:rsidR="00000000" w:rsidRPr="00000000">
        <w:rPr>
          <w:color w:val="000000"/>
          <w:rtl w:val="0"/>
        </w:rPr>
        <w:t xml:space="preserve">1) have participated and given saliva at age 9 and 2) participated in the SAND {ACRONYM HELP HERE} study, which oversampled from Detroit, Toledo and Chicago</w:t>
      </w:r>
      <w:commentRangeEnd w:id="18"/>
      <w:r w:rsidDel="00000000" w:rsidR="00000000" w:rsidRPr="00000000">
        <w:commentReference w:id="18"/>
      </w:r>
      <w:r w:rsidDel="00000000" w:rsidR="00000000" w:rsidRPr="00000000">
        <w:rPr>
          <w:color w:val="000000"/>
          <w:rtl w:val="0"/>
        </w:rPr>
        <w:t xml:space="preserve">.</w:t>
      </w:r>
      <w:sdt>
        <w:sdtPr>
          <w:tag w:val="goog_rdk_203"/>
        </w:sdtPr>
        <w:sdtContent>
          <w:commentRangeStart w:id="19"/>
        </w:sdtContent>
      </w:sdt>
      <w:r w:rsidDel="00000000" w:rsidR="00000000" w:rsidRPr="00000000">
        <w:rPr>
          <w:color w:val="000000"/>
          <w:rtl w:val="0"/>
        </w:rPr>
        <w:t xml:space="preserve"> A random sample of these eligible participants was then selected. </w:t>
      </w:r>
      <w:commentRangeEnd w:id="19"/>
      <w:r w:rsidDel="00000000" w:rsidR="00000000" w:rsidRPr="00000000">
        <w:commentReference w:id="19"/>
      </w:r>
      <w:r w:rsidDel="00000000" w:rsidR="00000000" w:rsidRPr="00000000">
        <w:rPr>
          <w:rtl w:val="0"/>
        </w:rPr>
      </w:r>
    </w:p>
    <w:bookmarkStart w:colFirst="0" w:colLast="0" w:name="bookmark=id.1ksv4uv" w:id="15"/>
    <w:bookmarkEnd w:id="15"/>
    <w:p w:rsidR="00000000" w:rsidDel="00000000" w:rsidP="00000000" w:rsidRDefault="00000000" w:rsidRPr="00000000" w14:paraId="0000003A">
      <w:pPr>
        <w:pStyle w:val="Heading3"/>
        <w:rPr/>
      </w:pPr>
      <w:r w:rsidDel="00000000" w:rsidR="00000000" w:rsidRPr="00000000">
        <w:rPr>
          <w:rtl w:val="0"/>
        </w:rPr>
        <w:t xml:space="preserve">Covariates and exposure measurement</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Demographic and prenatal maternal substance use variables were derived from maternal self-report questionnaire data at baseline (child’s birth).</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Maternal covariates included maternal income to poverty ratio at baseline, prenatal smoking, prenatal maternal drug and alcohol use, and postnatal maternal or primary caregiver smoking. Maternal income to poverty ratio is a constructed variable of the ratio of total household income (as self-reported by the mother) to the official poverty thresholds designated by the United States Census Bureau for the year preceding the interview. At baseline, mother’s answered categorical questions about their prenatal smoking, drug and alcohol use. For maternal prenatal smoking, mother’s were asked</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During your pregnancy, how many cigarettes did you smoke? Did you smoke…:</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2 or more packs a day</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1 or more but less than 2 packs per day</w:t>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Less than 1 pack a day</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None</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Few participants reported smoking a pack or more a day, thus we dichotomized to any vs no prenatal maternal smoking. For maternal prenatal drug and alcohol use the mothers were asked</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During your pregnancy how often did you use drugs/drink alcohol (respectively):</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Never</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Less than 1 time per month</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Several times per month</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Several times per week</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00" w:before="100" w:lineRule="auto"/>
        <w:ind w:left="480" w:right="480" w:firstLine="0"/>
        <w:rPr>
          <w:color w:val="000000"/>
        </w:rPr>
      </w:pPr>
      <w:r w:rsidDel="00000000" w:rsidR="00000000" w:rsidRPr="00000000">
        <w:rPr>
          <w:color w:val="000000"/>
          <w:rtl w:val="0"/>
        </w:rPr>
        <w:t xml:space="preserve">Every day</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When the child was 1, 5, 9 and 15 years of age, primary caregivers responded to questions about maternal and in-home smoking. To encapsulate general early childhood smoke exposure, we created a binary variable for postnatal exposure at ages 1 or 5. To encapsulate recent postnatal smoke exposure, we used a categorical variable for packs per day (no smoking, less than one pack/day, one or more packs/day) in the month prior to the age 9 and 15 interview.</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Child covariates included child sex, child report of personal cigarette smoking, and child genetic ancestry. Mothers reported sex (male/female) of their child at baseline. At ages 9 children were asked if they had ever smoked a cigarette or used tobacco (yes/no) and at age 15 they were asked if they had ever smoked an entire cigarette (yes/no).</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80" w:before="180" w:lineRule="auto"/>
        <w:rPr>
          <w:color w:val="000000"/>
        </w:rPr>
      </w:pPr>
      <w:sdt>
        <w:sdtPr>
          <w:tag w:val="goog_rdk_204"/>
        </w:sdtPr>
        <w:sdtContent>
          <w:commentRangeStart w:id="20"/>
        </w:sdtContent>
      </w:sdt>
      <w:r w:rsidDel="00000000" w:rsidR="00000000" w:rsidRPr="00000000">
        <w:rPr>
          <w:color w:val="000000"/>
          <w:rtl w:val="0"/>
        </w:rPr>
        <w:t xml:space="preserve">Child genetic ancestry was calculated. Principal components of child genetic ancestry were calculated from genetic data (CHIP?) from child saliva samples.</w:t>
      </w:r>
      <w:commentRangeEnd w:id="20"/>
      <w:r w:rsidDel="00000000" w:rsidR="00000000" w:rsidRPr="00000000">
        <w:commentReference w:id="20"/>
      </w:r>
      <w:r w:rsidDel="00000000" w:rsidR="00000000" w:rsidRPr="00000000">
        <w:rPr>
          <w:rtl w:val="0"/>
        </w:rPr>
      </w:r>
    </w:p>
    <w:bookmarkStart w:colFirst="0" w:colLast="0" w:name="bookmark=id.44sinio" w:id="16"/>
    <w:bookmarkEnd w:id="16"/>
    <w:p w:rsidR="00000000" w:rsidDel="00000000" w:rsidP="00000000" w:rsidRDefault="00000000" w:rsidRPr="00000000" w14:paraId="0000004C">
      <w:pPr>
        <w:pStyle w:val="Heading3"/>
        <w:rPr/>
      </w:pPr>
      <w:r w:rsidDel="00000000" w:rsidR="00000000" w:rsidRPr="00000000">
        <w:rPr>
          <w:rtl w:val="0"/>
        </w:rPr>
        <w:t xml:space="preserve">DNA methylation measurement</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Salivary samples from the children were collected at ages nine and fifteen using the Oragene</w:t>
      </w:r>
      <w:sdt>
        <w:sdtPr>
          <w:tag w:val="goog_rdk_205"/>
        </w:sdtPr>
        <w:sdtContent>
          <w:commentRangeStart w:id="21"/>
        </w:sdtContent>
      </w:sdt>
      <w:r w:rsidDel="00000000" w:rsidR="00000000" w:rsidRPr="00000000">
        <w:rPr>
          <w:color w:val="000000"/>
          <w:rtl w:val="0"/>
        </w:rPr>
        <w:t xml:space="preserve">•</w:t>
      </w:r>
      <w:commentRangeEnd w:id="21"/>
      <w:r w:rsidDel="00000000" w:rsidR="00000000" w:rsidRPr="00000000">
        <w:commentReference w:id="21"/>
      </w:r>
      <w:r w:rsidDel="00000000" w:rsidR="00000000" w:rsidRPr="00000000">
        <w:rPr>
          <w:color w:val="000000"/>
          <w:rtl w:val="0"/>
        </w:rPr>
        <w:t xml:space="preserve">DNA sample collection kit (DNA Genotek Inc., Ontario). Saliva DNA was extracted manually using DNA Genotek’s purification protocol using prepIT L2P. DNA was bisulfite treated and cleaned using the EZ DNA Methylation kit (Zymo Research, California). Samples were randomized and plated across slides by demographic characteristics. Saliva DNA methylation was measured using the Illumina HumanMethylation 450k BeadArray [35] and imaged using the Illumina iScan system. All samples were run in a single batch to minimize technical variability.</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DNA methylation image data were processed in R statistical software (3.5) using the minfi package [36]. The red and green image pairs (n=1811) were read into R and the minfi </w:t>
      </w:r>
      <w:r w:rsidDel="00000000" w:rsidR="00000000" w:rsidRPr="00000000">
        <w:rPr>
          <w:i w:val="1"/>
          <w:color w:val="000000"/>
          <w:rtl w:val="0"/>
        </w:rPr>
        <w:t xml:space="preserve">preprocessNoob</w:t>
      </w:r>
      <w:r w:rsidDel="00000000" w:rsidR="00000000" w:rsidRPr="00000000">
        <w:rPr>
          <w:color w:val="000000"/>
          <w:rtl w:val="0"/>
        </w:rPr>
        <w:t xml:space="preserve"> function was used to normalize dye bias and apply background correction. Further quality control was applied using the ewastools packages [37]. We dropped samples with &gt;10% of sites have detection p-value &gt;0.01 (n=43), sex discordance between DNA methylation predicted sex and recorded sex (n=20), and abnormal sex chromosome intensity (n=3). CpG sites were removed if they had detection p-value &gt;0.01 in 5% of samples (n=26,830) or were identified as cross-reactive (n=27,782) (Figure 1) [38]. Relative proportions of immune and epithelial cell types were estimated from DNA methylation measures using a childhood saliva reference panel [39].</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We created polymethylation scores for prenatal maternal smoke exposure. From an independent meta-analysis of prenatal smoke exposure and newborn DNA methylation, we extracted the regression coefficients of 6,074 CpG sites associated with prenatal maternal smoking at a false discovery ratio corrected </w:t>
      </w:r>
      <m:oMath>
        <m:r>
          <w:rPr>
            <w:rFonts w:ascii="Cambria Math" w:cs="Cambria Math" w:eastAsia="Cambria Math" w:hAnsi="Cambria Math"/>
            <w:color w:val="000000"/>
          </w:rPr>
          <m:t xml:space="preserve">P</m:t>
        </m:r>
      </m:oMath>
      <w:r w:rsidDel="00000000" w:rsidR="00000000" w:rsidRPr="00000000">
        <w:rPr>
          <w:color w:val="000000"/>
          <w:rtl w:val="0"/>
        </w:rPr>
        <w:t xml:space="preserve"> value &lt;0.05 [6]. We mean-centered the DNA methylation beta values in our study, weighted them by the independent regression coefficients and took the sum. We calculated polymethylation scores using regression coefficients from 4 different regressions. For our main analysis we used coefficients from a regression of sustained smoking exposure and DNA methylation in newborn cord</w:t>
      </w:r>
      <w:sdt>
        <w:sdtPr>
          <w:tag w:val="goog_rdk_206"/>
        </w:sdtPr>
        <w:sdtContent>
          <w:ins w:author="Kelly Bakulski" w:id="120" w:date="2021-11-09T15:04:23Z">
            <w:r w:rsidDel="00000000" w:rsidR="00000000" w:rsidRPr="00000000">
              <w:rPr>
                <w:color w:val="000000"/>
                <w:rtl w:val="0"/>
              </w:rPr>
              <w:t xml:space="preserve">  </w:t>
            </w:r>
          </w:ins>
        </w:sdtContent>
      </w:sdt>
      <w:r w:rsidDel="00000000" w:rsidR="00000000" w:rsidRPr="00000000">
        <w:rPr>
          <w:color w:val="000000"/>
          <w:rtl w:val="0"/>
        </w:rPr>
        <w:t xml:space="preserve">blood with cell-type control. As sensitivity analyses, we used re sustained smoking exposure and DNA methylation in newborn cord blood without cell-type control, sustained smoking exposure and DNA methylation in peripheral blood from older children, any smoking exposure and DNA methylation in newborn cord blood) [6]. </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Global DNA methylation was calculated for each sample as the mean methylation value of each sample across the cleaned probe set. Mean DNA methylation restricted to probes in genomic regions (CpG island, shore, shelf or open sea, as identified in the R package IlluminaHumanMethylation450kanno.ilmn12.hg19 v 0.6.0) was also calculated. </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Pediatric epigenetic age was calculated for each sample using the coefficients and methods provided by the creators (see </w:t>
      </w:r>
      <w:hyperlink r:id="rId9">
        <w:r w:rsidDel="00000000" w:rsidR="00000000" w:rsidRPr="00000000">
          <w:rPr>
            <w:color w:val="4f81bd"/>
            <w:rtl w:val="0"/>
          </w:rPr>
          <w:t xml:space="preserve">&lt;https://github.com/kobor-lab/Public-Scripts&gt;</w:t>
        </w:r>
      </w:hyperlink>
      <w:r w:rsidDel="00000000" w:rsidR="00000000" w:rsidRPr="00000000">
        <w:rPr>
          <w:color w:val="000000"/>
          <w:rtl w:val="0"/>
        </w:rPr>
        <w:t xml:space="preserve">) [40]. The GRIM age clock, including the smoking pack-years subscale, was calculated as previously described [41].</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Single </w:t>
      </w:r>
      <w:r w:rsidDel="00000000" w:rsidR="00000000" w:rsidRPr="00000000">
        <w:rPr>
          <w:i w:val="1"/>
          <w:color w:val="000000"/>
          <w:rtl w:val="0"/>
        </w:rPr>
        <w:t xml:space="preserve">a priori</w:t>
      </w:r>
      <w:r w:rsidDel="00000000" w:rsidR="00000000" w:rsidRPr="00000000">
        <w:rPr>
          <w:color w:val="000000"/>
          <w:rtl w:val="0"/>
        </w:rPr>
        <w:t xml:space="preserve"> CpG sites were selected from previous large meta-analyses of prenatal maternal smoking and DNA methylation in children’s cord and peripheral blood samples [6, 26].</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Surrogate variables were calculated from DNA methylation data using the function sva from the R package sva version 3.38.</w:t>
      </w:r>
    </w:p>
    <w:bookmarkStart w:colFirst="0" w:colLast="0" w:name="bookmark=id.2jxsxqh" w:id="17"/>
    <w:bookmarkEnd w:id="17"/>
    <w:p w:rsidR="00000000" w:rsidDel="00000000" w:rsidP="00000000" w:rsidRDefault="00000000" w:rsidRPr="00000000" w14:paraId="00000054">
      <w:pPr>
        <w:pStyle w:val="Heading3"/>
        <w:rPr/>
      </w:pPr>
      <w:r w:rsidDel="00000000" w:rsidR="00000000" w:rsidRPr="00000000">
        <w:rPr>
          <w:rtl w:val="0"/>
        </w:rPr>
        <w:t xml:space="preserve">Statistical analyses</w:t>
      </w:r>
    </w:p>
    <w:bookmarkStart w:colFirst="0" w:colLast="0" w:name="bookmark=id.z337ya" w:id="18"/>
    <w:bookmarkEnd w:id="18"/>
    <w:p w:rsidR="00000000" w:rsidDel="00000000" w:rsidP="00000000" w:rsidRDefault="00000000" w:rsidRPr="00000000" w14:paraId="00000055">
      <w:pPr>
        <w:pStyle w:val="Heading4"/>
        <w:rPr/>
      </w:pPr>
      <w:r w:rsidDel="00000000" w:rsidR="00000000" w:rsidRPr="00000000">
        <w:rPr>
          <w:rtl w:val="0"/>
        </w:rPr>
        <w:t xml:space="preserve">Inclusion exclusion criteria</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From the 1692 samples from 884 unique individuals with quality controlled DNA methylation data, we further excluded any samples missing data on: maternal prenatal smoking, alcohol or other drug use, maternal income to poverty ratio, maternal postnatal smoking data.  We also excluded samples with missing child sex, child age or genetic data . Finally, if a child reported ever smoking a cigarette or using tobacco age 9, we excluded all of their available samples. Age 15 samples from children who reported ever smoking a cigarette at age 15 were also excluded. Children who were missing a response to the question at age 9 but answered that they had never smoked a whole cigarette at age 15 were kept in the sample.</w:t>
      </w:r>
    </w:p>
    <w:bookmarkStart w:colFirst="0" w:colLast="0" w:name="bookmark=id.3j2qqm3" w:id="19"/>
    <w:bookmarkEnd w:id="19"/>
    <w:p w:rsidR="00000000" w:rsidDel="00000000" w:rsidP="00000000" w:rsidRDefault="00000000" w:rsidRPr="00000000" w14:paraId="00000057">
      <w:pPr>
        <w:pStyle w:val="Heading4"/>
        <w:rPr/>
      </w:pPr>
      <w:sdt>
        <w:sdtPr>
          <w:tag w:val="goog_rdk_207"/>
        </w:sdtPr>
        <w:sdtContent>
          <w:commentRangeStart w:id="22"/>
        </w:sdtContent>
      </w:sdt>
      <w:r w:rsidDel="00000000" w:rsidR="00000000" w:rsidRPr="00000000">
        <w:rPr>
          <w:rtl w:val="0"/>
        </w:rPr>
        <w:t xml:space="preserve">Primary model</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our primary model we adjusted for maternal income to poverty ratio at baseline, child sex, child age, plate from DNA methylation processing, and estimated immune cell proportion estimated from DNA methylation. In unstratified models, we adjusted for the first two components of genetic ancestry from principal component analysis. In ancestry-stratified models, the first two principal components from principal component analysis run within each ancestry strata were used. While child sex, child age, plate from DNA methylation processing and immune cell proportions are not confounders (as they cannot casually affect prenatal maternal smoke exposure), these variables can strongly affect DNA methylation and so were adjusted for as precision variables.</w:t>
      </w:r>
    </w:p>
    <w:bookmarkStart w:colFirst="0" w:colLast="0" w:name="bookmark=id.1y810tw" w:id="20"/>
    <w:bookmarkEnd w:id="20"/>
    <w:p w:rsidR="00000000" w:rsidDel="00000000" w:rsidP="00000000" w:rsidRDefault="00000000" w:rsidRPr="00000000" w14:paraId="00000059">
      <w:pPr>
        <w:pStyle w:val="Heading4"/>
        <w:rPr/>
      </w:pPr>
      <w:r w:rsidDel="00000000" w:rsidR="00000000" w:rsidRPr="00000000">
        <w:rPr>
          <w:rtl w:val="0"/>
        </w:rPr>
        <w:t xml:space="preserve">Receiver operator curve analysis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To evaluate the accuracy of the DNA methylation summary measures as biomarkers of prenatal maternal smoking, we used a receiver operating curve. First, we regressed exposure to prenatal maternal smoking (outcome) against the DNA methylation summary measures in individual logistic regressions, while adjusting for the base model variables listed above. Next, we calculated receiver operating curves (ROC) and area under the curves (AUCs) using the function roc from the R library pROC version 1.18.0. We compared ROC curves and AUC using the Delong method and the function roc.test from the R library pROC version 1.18.0.</w:t>
      </w:r>
    </w:p>
    <w:bookmarkStart w:colFirst="0" w:colLast="0" w:name="bookmark=id.4i7ojhp" w:id="21"/>
    <w:bookmarkEnd w:id="21"/>
    <w:p w:rsidR="00000000" w:rsidDel="00000000" w:rsidP="00000000" w:rsidRDefault="00000000" w:rsidRPr="00000000" w14:paraId="0000005B">
      <w:pPr>
        <w:pStyle w:val="Heading4"/>
        <w:rPr/>
      </w:pPr>
      <w:r w:rsidDel="00000000" w:rsidR="00000000" w:rsidRPr="00000000">
        <w:rPr>
          <w:rtl w:val="0"/>
        </w:rPr>
        <w:t xml:space="preserve">Sensitivity analyses</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sensitivity analyses we performed additional adjustments: 1) models adjusting for prenatal drug and alcohol use, 2) models adjusting for prenatal drug and alcohol use and postnatal maternal/primary caregiver smoking, 3) models adjusting for surrogate variables calculated from DNA methylation data.</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 addition to the cross-sectional models within visit-strata, we performed a linear mixed effect model with a random intercept for child.</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Code to perform all analyses is available (www.github.com/bakulskilab)</w:t>
      </w:r>
    </w:p>
    <w:bookmarkStart w:colFirst="0" w:colLast="0" w:name="bookmark=id.2xcytpi" w:id="22"/>
    <w:bookmarkEnd w:id="22"/>
    <w:p w:rsidR="00000000" w:rsidDel="00000000" w:rsidP="00000000" w:rsidRDefault="00000000" w:rsidRPr="00000000" w14:paraId="0000005F">
      <w:pPr>
        <w:pStyle w:val="Heading1"/>
        <w:rPr/>
      </w:pPr>
      <w:r w:rsidDel="00000000" w:rsidR="00000000" w:rsidRPr="00000000">
        <w:rPr>
          <w:rtl w:val="0"/>
        </w:rPr>
        <w:t xml:space="preserve">Declarations</w:t>
      </w:r>
    </w:p>
    <w:bookmarkStart w:colFirst="0" w:colLast="0" w:name="bookmark=id.1ci93xb" w:id="23"/>
    <w:bookmarkEnd w:id="23"/>
    <w:p w:rsidR="00000000" w:rsidDel="00000000" w:rsidP="00000000" w:rsidRDefault="00000000" w:rsidRPr="00000000" w14:paraId="00000060">
      <w:pPr>
        <w:pStyle w:val="Heading3"/>
        <w:rPr/>
      </w:pPr>
      <w:r w:rsidDel="00000000" w:rsidR="00000000" w:rsidRPr="00000000">
        <w:rPr>
          <w:rtl w:val="0"/>
        </w:rPr>
        <w:t xml:space="preserve">Ethics approval and consent to participate</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Participants provided written informed consent for the study. The data used in this manuscript were prepared by the Fragile Families and Childhood Wellbeing Study administrators following approval of the manuscript proposal. These secondary data analyses were approved by the University of Michigan Institutional Review Board (IRB, HUM00129826)</w:t>
      </w:r>
    </w:p>
    <w:bookmarkStart w:colFirst="0" w:colLast="0" w:name="bookmark=id.3whwml4" w:id="24"/>
    <w:bookmarkEnd w:id="24"/>
    <w:p w:rsidR="00000000" w:rsidDel="00000000" w:rsidP="00000000" w:rsidRDefault="00000000" w:rsidRPr="00000000" w14:paraId="00000062">
      <w:pPr>
        <w:pStyle w:val="Heading3"/>
        <w:rPr/>
      </w:pPr>
      <w:r w:rsidDel="00000000" w:rsidR="00000000" w:rsidRPr="00000000">
        <w:rPr>
          <w:rtl w:val="0"/>
        </w:rPr>
        <w:t xml:space="preserve">Consent for publication</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Not applicable</w:t>
      </w:r>
    </w:p>
    <w:bookmarkStart w:colFirst="0" w:colLast="0" w:name="bookmark=id.2bn6wsx" w:id="25"/>
    <w:bookmarkEnd w:id="25"/>
    <w:p w:rsidR="00000000" w:rsidDel="00000000" w:rsidP="00000000" w:rsidRDefault="00000000" w:rsidRPr="00000000" w14:paraId="00000064">
      <w:pPr>
        <w:pStyle w:val="Heading3"/>
        <w:rPr/>
      </w:pPr>
      <w:r w:rsidDel="00000000" w:rsidR="00000000" w:rsidRPr="00000000">
        <w:rPr>
          <w:rtl w:val="0"/>
        </w:rPr>
        <w:t xml:space="preserve">Availability of data and materials</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Many of the variables used in this analysis are publicly available in the Fragile Families dataset. Some of the data used in this analysis, including genetic and epigenetic data, is restricted use but available to researchers upon reasonable application.</w:t>
      </w:r>
    </w:p>
    <w:bookmarkStart w:colFirst="0" w:colLast="0" w:name="bookmark=id.qsh70q" w:id="26"/>
    <w:bookmarkEnd w:id="26"/>
    <w:p w:rsidR="00000000" w:rsidDel="00000000" w:rsidP="00000000" w:rsidRDefault="00000000" w:rsidRPr="00000000" w14:paraId="00000066">
      <w:pPr>
        <w:pStyle w:val="Heading3"/>
        <w:rPr/>
      </w:pPr>
      <w:r w:rsidDel="00000000" w:rsidR="00000000" w:rsidRPr="00000000">
        <w:rPr>
          <w:rtl w:val="0"/>
        </w:rPr>
        <w:t xml:space="preserve">Competing interests</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authors have no competing interests to declare. check here</w:t>
      </w:r>
    </w:p>
    <w:bookmarkStart w:colFirst="0" w:colLast="0" w:name="bookmark=id.3as4poj" w:id="27"/>
    <w:bookmarkEnd w:id="27"/>
    <w:p w:rsidR="00000000" w:rsidDel="00000000" w:rsidP="00000000" w:rsidRDefault="00000000" w:rsidRPr="00000000" w14:paraId="00000068">
      <w:pPr>
        <w:pStyle w:val="Heading3"/>
        <w:rPr/>
      </w:pPr>
      <w:r w:rsidDel="00000000" w:rsidR="00000000" w:rsidRPr="00000000">
        <w:rPr>
          <w:rtl w:val="0"/>
        </w:rPr>
        <w:t xml:space="preserve">Funding</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80" w:before="180" w:lineRule="auto"/>
        <w:rPr>
          <w:color w:val="000000"/>
        </w:rPr>
      </w:pPr>
      <w:sdt>
        <w:sdtPr>
          <w:tag w:val="goog_rdk_208"/>
        </w:sdtPr>
        <w:sdtContent>
          <w:commentRangeStart w:id="23"/>
        </w:sdtContent>
      </w:sdt>
      <w:r w:rsidDel="00000000" w:rsidR="00000000" w:rsidRPr="00000000">
        <w:rPr>
          <w:color w:val="000000"/>
          <w:rtl w:val="0"/>
        </w:rPr>
        <w:t xml:space="preserve">This research was made possible through several grants (add). FB was supported by the National Institutes of Health National Institute of Dental and Craniofacial Research (F31DE029992).</w:t>
      </w:r>
      <w:commentRangeEnd w:id="23"/>
      <w:r w:rsidDel="00000000" w:rsidR="00000000" w:rsidRPr="00000000">
        <w:commentReference w:id="23"/>
      </w:r>
      <w:r w:rsidDel="00000000" w:rsidR="00000000" w:rsidRPr="00000000">
        <w:rPr>
          <w:rtl w:val="0"/>
        </w:rPr>
      </w:r>
    </w:p>
    <w:bookmarkStart w:colFirst="0" w:colLast="0" w:name="bookmark=id.1pxezwc" w:id="28"/>
    <w:bookmarkEnd w:id="28"/>
    <w:p w:rsidR="00000000" w:rsidDel="00000000" w:rsidP="00000000" w:rsidRDefault="00000000" w:rsidRPr="00000000" w14:paraId="0000006A">
      <w:pPr>
        <w:pStyle w:val="Heading3"/>
        <w:rPr/>
      </w:pPr>
      <w:r w:rsidDel="00000000" w:rsidR="00000000" w:rsidRPr="00000000">
        <w:rPr>
          <w:rtl w:val="0"/>
        </w:rPr>
        <w:t xml:space="preserve">Authors’ contributions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FB performed the analysis with contributions from JD, JF, and EW. FB and KB wrote the paper with all authors contributing to revisions. DN, CM, KM, EW and FB all contributed to the design and conception of the study.</w:t>
      </w:r>
    </w:p>
    <w:bookmarkStart w:colFirst="0" w:colLast="0" w:name="bookmark=id.49x2ik5" w:id="29"/>
    <w:bookmarkEnd w:id="29"/>
    <w:p w:rsidR="00000000" w:rsidDel="00000000" w:rsidP="00000000" w:rsidRDefault="00000000" w:rsidRPr="00000000" w14:paraId="0000006C">
      <w:pPr>
        <w:pStyle w:val="Heading3"/>
        <w:rPr/>
      </w:pPr>
      <w:r w:rsidDel="00000000" w:rsidR="00000000" w:rsidRPr="00000000">
        <w:rPr>
          <w:rtl w:val="0"/>
        </w:rPr>
        <w:t xml:space="preserve">Acknowledgements</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Not applicable</w:t>
      </w:r>
    </w:p>
    <w:bookmarkStart w:colFirst="0" w:colLast="0" w:name="bookmark=id.2p2csry" w:id="30"/>
    <w:bookmarkEnd w:id="30"/>
    <w:p w:rsidR="00000000" w:rsidDel="00000000" w:rsidP="00000000" w:rsidRDefault="00000000" w:rsidRPr="00000000" w14:paraId="0000006E">
      <w:pPr>
        <w:rPr>
          <w:rFonts w:ascii="Calibri" w:cs="Calibri" w:eastAsia="Calibri" w:hAnsi="Calibri"/>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1"/>
        <w:rPr/>
      </w:pPr>
      <w:sdt>
        <w:sdtPr>
          <w:tag w:val="goog_rdk_209"/>
        </w:sdtPr>
        <w:sdtContent>
          <w:commentRangeStart w:id="24"/>
        </w:sdtContent>
      </w:sdt>
      <w:r w:rsidDel="00000000" w:rsidR="00000000" w:rsidRPr="00000000">
        <w:rPr>
          <w:rtl w:val="0"/>
        </w:rPr>
        <w:t xml:space="preserve">Table 1 -</w:t>
      </w:r>
      <w:commentRangeEnd w:id="24"/>
      <w:r w:rsidDel="00000000" w:rsidR="00000000" w:rsidRPr="00000000">
        <w:commentReference w:id="24"/>
      </w:r>
      <w:r w:rsidDel="00000000" w:rsidR="00000000" w:rsidRPr="00000000">
        <w:rPr>
          <w:rtl w:val="0"/>
        </w:rPr>
        <w:t xml:space="preserve"> Bivariate associations between prenatal maternal smoking, selected DNA methylation summary measures and important covariates among a diverse sample of 811 children in the Fragile Families and Child Wellbeing study</w:t>
      </w:r>
    </w:p>
    <w:tbl>
      <w:tblPr>
        <w:tblStyle w:val="Table1"/>
        <w:tblW w:w="11520.0" w:type="dxa"/>
        <w:jc w:val="left"/>
        <w:tblInd w:w="-1080.0" w:type="dxa"/>
        <w:tblBorders>
          <w:top w:color="a8a8a8" w:space="0" w:sz="12" w:val="single"/>
          <w:bottom w:color="a8a8a8" w:space="0" w:sz="12" w:val="single"/>
        </w:tblBorders>
        <w:tblLayout w:type="fixed"/>
        <w:tblLook w:val="0400"/>
      </w:tblPr>
      <w:tblGrid>
        <w:gridCol w:w="2436"/>
        <w:gridCol w:w="783"/>
        <w:gridCol w:w="1087"/>
        <w:gridCol w:w="1087"/>
        <w:gridCol w:w="1045"/>
        <w:gridCol w:w="783"/>
        <w:gridCol w:w="1087"/>
        <w:gridCol w:w="1087"/>
        <w:gridCol w:w="2125"/>
        <w:tblGridChange w:id="0">
          <w:tblGrid>
            <w:gridCol w:w="2436"/>
            <w:gridCol w:w="783"/>
            <w:gridCol w:w="1087"/>
            <w:gridCol w:w="1087"/>
            <w:gridCol w:w="1045"/>
            <w:gridCol w:w="783"/>
            <w:gridCol w:w="1087"/>
            <w:gridCol w:w="1087"/>
            <w:gridCol w:w="2125"/>
          </w:tblGrid>
        </w:tblGridChange>
      </w:tblGrid>
      <w:tr>
        <w:trPr>
          <w:cantSplit w:val="0"/>
          <w:tblHeader w:val="0"/>
        </w:trPr>
        <w:tc>
          <w:tcPr>
            <w:vMerge w:val="restart"/>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0">
            <w:pPr>
              <w:spacing w:after="0" w:lineRule="auto"/>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Characteristic</w:t>
            </w:r>
            <w:r w:rsidDel="00000000" w:rsidR="00000000" w:rsidRPr="00000000">
              <w:rPr>
                <w:rtl w:val="0"/>
              </w:rPr>
            </w:r>
          </w:p>
        </w:tc>
        <w:tc>
          <w:tcPr>
            <w:gridSpan w:val="4"/>
            <w:shd w:fill="ffffff" w:val="clear"/>
            <w:tcMar>
              <w:top w:w="0.0" w:type="dxa"/>
              <w:left w:w="60.0" w:type="dxa"/>
              <w:bottom w:w="0.0" w:type="dxa"/>
              <w:right w:w="60.0" w:type="dxa"/>
            </w:tcMar>
            <w:vAlign w:val="center"/>
          </w:tcPr>
          <w:p w:rsidR="00000000" w:rsidDel="00000000" w:rsidP="00000000" w:rsidRDefault="00000000" w:rsidRPr="00000000" w14:paraId="00000071">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Age 9</w:t>
            </w:r>
            <w:r w:rsidDel="00000000" w:rsidR="00000000" w:rsidRPr="00000000">
              <w:rPr>
                <w:rtl w:val="0"/>
              </w:rPr>
            </w:r>
          </w:p>
        </w:tc>
        <w:tc>
          <w:tcPr>
            <w:gridSpan w:val="4"/>
            <w:shd w:fill="ffffff" w:val="clear"/>
            <w:tcMar>
              <w:top w:w="0.0" w:type="dxa"/>
              <w:left w:w="60.0" w:type="dxa"/>
              <w:bottom w:w="0.0" w:type="dxa"/>
              <w:right w:w="0.0" w:type="dxa"/>
            </w:tcMar>
            <w:vAlign w:val="center"/>
          </w:tcPr>
          <w:p w:rsidR="00000000" w:rsidDel="00000000" w:rsidP="00000000" w:rsidRDefault="00000000" w:rsidRPr="00000000" w14:paraId="00000075">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Age 15</w:t>
            </w:r>
            <w:r w:rsidDel="00000000" w:rsidR="00000000" w:rsidRPr="00000000">
              <w:rPr>
                <w:rtl w:val="0"/>
              </w:rPr>
            </w:r>
          </w:p>
        </w:tc>
      </w:tr>
      <w:tr>
        <w:trPr>
          <w:cantSplit w:val="0"/>
          <w:tblHeader w:val="0"/>
        </w:trPr>
        <w:tc>
          <w:tcPr>
            <w:vMerge w:val="continue"/>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333333"/>
                <w:sz w:val="20"/>
                <w:szCs w:val="20"/>
              </w:rPr>
            </w:pP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A">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N</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B">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No</w:t>
            </w:r>
            <w:sdt>
              <w:sdtPr>
                <w:tag w:val="goog_rdk_210"/>
              </w:sdtPr>
              <w:sdtContent>
                <w:ins w:author="Kelly Bakulski" w:id="121" w:date="2021-11-09T15:06:30Z">
                  <w:r w:rsidDel="00000000" w:rsidR="00000000" w:rsidRPr="00000000">
                    <w:rPr>
                      <w:rFonts w:ascii="Cambria" w:cs="Cambria" w:eastAsia="Cambria" w:hAnsi="Cambria"/>
                      <w:b w:val="1"/>
                      <w:color w:val="333333"/>
                      <w:sz w:val="20"/>
                      <w:szCs w:val="20"/>
                      <w:rtl w:val="0"/>
                    </w:rPr>
                    <w:t xml:space="preserve">t exposed</w:t>
                  </w:r>
                </w:ins>
              </w:sdtContent>
            </w:sdt>
            <w:r w:rsidDel="00000000" w:rsidR="00000000" w:rsidRPr="00000000">
              <w:rPr>
                <w:rFonts w:ascii="Cambria" w:cs="Cambria" w:eastAsia="Cambria" w:hAnsi="Cambria"/>
                <w:color w:val="333333"/>
                <w:sz w:val="20"/>
                <w:szCs w:val="20"/>
                <w:rtl w:val="0"/>
              </w:rPr>
              <w:t xml:space="preserve">, N = 600</w:t>
            </w:r>
            <w:r w:rsidDel="00000000" w:rsidR="00000000" w:rsidRPr="00000000">
              <w:rPr>
                <w:rFonts w:ascii="Cambria" w:cs="Cambria" w:eastAsia="Cambria" w:hAnsi="Cambria"/>
                <w:i w:val="1"/>
                <w:color w:val="333333"/>
                <w:sz w:val="20"/>
                <w:szCs w:val="20"/>
                <w:vertAlign w:val="superscript"/>
                <w:rtl w:val="0"/>
              </w:rPr>
              <w:t xml:space="preserve">1</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C">
            <w:pPr>
              <w:spacing w:after="0" w:lineRule="auto"/>
              <w:jc w:val="center"/>
              <w:rPr>
                <w:rFonts w:ascii="Cambria" w:cs="Cambria" w:eastAsia="Cambria" w:hAnsi="Cambria"/>
                <w:color w:val="333333"/>
                <w:sz w:val="20"/>
                <w:szCs w:val="20"/>
              </w:rPr>
            </w:pPr>
            <w:sdt>
              <w:sdtPr>
                <w:tag w:val="goog_rdk_212"/>
              </w:sdtPr>
              <w:sdtContent>
                <w:ins w:author="Kelly Bakulski" w:id="122" w:date="2021-11-09T15:06:17Z">
                  <w:r w:rsidDel="00000000" w:rsidR="00000000" w:rsidRPr="00000000">
                    <w:rPr>
                      <w:rFonts w:ascii="Cambria" w:cs="Cambria" w:eastAsia="Cambria" w:hAnsi="Cambria"/>
                      <w:color w:val="333333"/>
                      <w:sz w:val="20"/>
                      <w:szCs w:val="20"/>
                      <w:rtl w:val="0"/>
                    </w:rPr>
                    <w:t xml:space="preserve">Smoke exposed</w:t>
                  </w:r>
                </w:ins>
              </w:sdtContent>
            </w:sdt>
            <w:sdt>
              <w:sdtPr>
                <w:tag w:val="goog_rdk_213"/>
              </w:sdtPr>
              <w:sdtContent>
                <w:del w:author="Kelly Bakulski" w:id="122" w:date="2021-11-09T15:06:17Z">
                  <w:r w:rsidDel="00000000" w:rsidR="00000000" w:rsidRPr="00000000">
                    <w:rPr>
                      <w:rFonts w:ascii="Cambria" w:cs="Cambria" w:eastAsia="Cambria" w:hAnsi="Cambria"/>
                      <w:b w:val="1"/>
                      <w:color w:val="333333"/>
                      <w:sz w:val="20"/>
                      <w:szCs w:val="20"/>
                      <w:rtl w:val="0"/>
                    </w:rPr>
                    <w:delText xml:space="preserve">Yes</w:delText>
                  </w:r>
                </w:del>
              </w:sdtContent>
            </w:sdt>
            <w:r w:rsidDel="00000000" w:rsidR="00000000" w:rsidRPr="00000000">
              <w:rPr>
                <w:rFonts w:ascii="Cambria" w:cs="Cambria" w:eastAsia="Cambria" w:hAnsi="Cambria"/>
                <w:color w:val="333333"/>
                <w:sz w:val="20"/>
                <w:szCs w:val="20"/>
                <w:rtl w:val="0"/>
              </w:rPr>
              <w:t xml:space="preserve">, N = 156</w:t>
            </w:r>
            <w:r w:rsidDel="00000000" w:rsidR="00000000" w:rsidRPr="00000000">
              <w:rPr>
                <w:rFonts w:ascii="Cambria" w:cs="Cambria" w:eastAsia="Cambria" w:hAnsi="Cambria"/>
                <w:i w:val="1"/>
                <w:color w:val="333333"/>
                <w:sz w:val="20"/>
                <w:szCs w:val="20"/>
                <w:vertAlign w:val="superscript"/>
                <w:rtl w:val="0"/>
              </w:rPr>
              <w:t xml:space="preserve">1</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D">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p-value</w:t>
            </w:r>
            <w:r w:rsidDel="00000000" w:rsidR="00000000" w:rsidRPr="00000000">
              <w:rPr>
                <w:rFonts w:ascii="Cambria" w:cs="Cambria" w:eastAsia="Cambria" w:hAnsi="Cambria"/>
                <w:i w:val="1"/>
                <w:color w:val="333333"/>
                <w:sz w:val="20"/>
                <w:szCs w:val="20"/>
                <w:vertAlign w:val="superscript"/>
                <w:rtl w:val="0"/>
              </w:rPr>
              <w:t xml:space="preserve">2</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E">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N</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7F">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No</w:t>
            </w:r>
            <w:sdt>
              <w:sdtPr>
                <w:tag w:val="goog_rdk_214"/>
              </w:sdtPr>
              <w:sdtContent>
                <w:ins w:author="Kelly Bakulski" w:id="123" w:date="2021-11-09T15:06:34Z">
                  <w:r w:rsidDel="00000000" w:rsidR="00000000" w:rsidRPr="00000000">
                    <w:rPr>
                      <w:rFonts w:ascii="Cambria" w:cs="Cambria" w:eastAsia="Cambria" w:hAnsi="Cambria"/>
                      <w:b w:val="1"/>
                      <w:color w:val="333333"/>
                      <w:sz w:val="20"/>
                      <w:szCs w:val="20"/>
                      <w:rtl w:val="0"/>
                    </w:rPr>
                    <w:t xml:space="preserve">t exposed</w:t>
                  </w:r>
                </w:ins>
              </w:sdtContent>
            </w:sdt>
            <w:r w:rsidDel="00000000" w:rsidR="00000000" w:rsidRPr="00000000">
              <w:rPr>
                <w:rFonts w:ascii="Cambria" w:cs="Cambria" w:eastAsia="Cambria" w:hAnsi="Cambria"/>
                <w:color w:val="333333"/>
                <w:sz w:val="20"/>
                <w:szCs w:val="20"/>
                <w:rtl w:val="0"/>
              </w:rPr>
              <w:t xml:space="preserve">, N = 605</w:t>
            </w:r>
            <w:r w:rsidDel="00000000" w:rsidR="00000000" w:rsidRPr="00000000">
              <w:rPr>
                <w:rFonts w:ascii="Cambria" w:cs="Cambria" w:eastAsia="Cambria" w:hAnsi="Cambria"/>
                <w:i w:val="1"/>
                <w:color w:val="333333"/>
                <w:sz w:val="20"/>
                <w:szCs w:val="20"/>
                <w:vertAlign w:val="superscript"/>
                <w:rtl w:val="0"/>
              </w:rPr>
              <w:t xml:space="preserve">1</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80">
            <w:pPr>
              <w:spacing w:after="0" w:lineRule="auto"/>
              <w:jc w:val="center"/>
              <w:rPr>
                <w:rFonts w:ascii="Cambria" w:cs="Cambria" w:eastAsia="Cambria" w:hAnsi="Cambria"/>
                <w:color w:val="333333"/>
                <w:sz w:val="20"/>
                <w:szCs w:val="20"/>
              </w:rPr>
            </w:pPr>
            <w:sdt>
              <w:sdtPr>
                <w:tag w:val="goog_rdk_216"/>
              </w:sdtPr>
              <w:sdtContent>
                <w:ins w:author="Kelly Bakulski" w:id="124" w:date="2021-11-09T15:06:38Z">
                  <w:r w:rsidDel="00000000" w:rsidR="00000000" w:rsidRPr="00000000">
                    <w:rPr>
                      <w:rFonts w:ascii="Cambria" w:cs="Cambria" w:eastAsia="Cambria" w:hAnsi="Cambria"/>
                      <w:color w:val="333333"/>
                      <w:sz w:val="20"/>
                      <w:szCs w:val="20"/>
                      <w:rtl w:val="0"/>
                    </w:rPr>
                    <w:t xml:space="preserve">Smoke exposed</w:t>
                  </w:r>
                </w:ins>
              </w:sdtContent>
            </w:sdt>
            <w:sdt>
              <w:sdtPr>
                <w:tag w:val="goog_rdk_217"/>
              </w:sdtPr>
              <w:sdtContent>
                <w:del w:author="Kelly Bakulski" w:id="124" w:date="2021-11-09T15:06:38Z">
                  <w:r w:rsidDel="00000000" w:rsidR="00000000" w:rsidRPr="00000000">
                    <w:rPr>
                      <w:rFonts w:ascii="Cambria" w:cs="Cambria" w:eastAsia="Cambria" w:hAnsi="Cambria"/>
                      <w:b w:val="1"/>
                      <w:color w:val="333333"/>
                      <w:sz w:val="20"/>
                      <w:szCs w:val="20"/>
                      <w:rtl w:val="0"/>
                    </w:rPr>
                    <w:delText xml:space="preserve">Yes</w:delText>
                  </w:r>
                </w:del>
              </w:sdtContent>
            </w:sdt>
            <w:r w:rsidDel="00000000" w:rsidR="00000000" w:rsidRPr="00000000">
              <w:rPr>
                <w:rFonts w:ascii="Cambria" w:cs="Cambria" w:eastAsia="Cambria" w:hAnsi="Cambria"/>
                <w:color w:val="333333"/>
                <w:sz w:val="20"/>
                <w:szCs w:val="20"/>
                <w:rtl w:val="0"/>
              </w:rPr>
              <w:t xml:space="preserve">, N = 144</w:t>
            </w:r>
            <w:r w:rsidDel="00000000" w:rsidR="00000000" w:rsidRPr="00000000">
              <w:rPr>
                <w:rFonts w:ascii="Cambria" w:cs="Cambria" w:eastAsia="Cambria" w:hAnsi="Cambria"/>
                <w:i w:val="1"/>
                <w:color w:val="333333"/>
                <w:sz w:val="20"/>
                <w:szCs w:val="20"/>
                <w:vertAlign w:val="superscript"/>
                <w:rtl w:val="0"/>
              </w:rPr>
              <w:t xml:space="preserve">1</w:t>
            </w:r>
            <w:r w:rsidDel="00000000" w:rsidR="00000000" w:rsidRPr="00000000">
              <w:rPr>
                <w:rtl w:val="0"/>
              </w:rPr>
            </w:r>
          </w:p>
        </w:tc>
        <w:tc>
          <w:tcPr>
            <w:tcBorders>
              <w:left w:color="000000" w:space="0" w:sz="0" w:val="nil"/>
              <w:right w:color="000000" w:space="0" w:sz="0" w:val="nil"/>
            </w:tcBorders>
            <w:shd w:fill="ffffff" w:val="clear"/>
            <w:tcMar>
              <w:top w:w="75.0" w:type="dxa"/>
              <w:left w:w="75.0" w:type="dxa"/>
              <w:bottom w:w="90.0" w:type="dxa"/>
              <w:right w:w="75.0" w:type="dxa"/>
            </w:tcMar>
            <w:vAlign w:val="bottom"/>
          </w:tcPr>
          <w:p w:rsidR="00000000" w:rsidDel="00000000" w:rsidP="00000000" w:rsidRDefault="00000000" w:rsidRPr="00000000" w14:paraId="00000081">
            <w:pPr>
              <w:spacing w:after="0" w:lineRule="auto"/>
              <w:jc w:val="center"/>
              <w:rPr>
                <w:rFonts w:ascii="Cambria" w:cs="Cambria" w:eastAsia="Cambria" w:hAnsi="Cambria"/>
                <w:color w:val="333333"/>
                <w:sz w:val="20"/>
                <w:szCs w:val="20"/>
              </w:rPr>
            </w:pPr>
            <w:r w:rsidDel="00000000" w:rsidR="00000000" w:rsidRPr="00000000">
              <w:rPr>
                <w:rFonts w:ascii="Cambria" w:cs="Cambria" w:eastAsia="Cambria" w:hAnsi="Cambria"/>
                <w:b w:val="1"/>
                <w:color w:val="333333"/>
                <w:sz w:val="20"/>
                <w:szCs w:val="20"/>
                <w:rtl w:val="0"/>
              </w:rPr>
              <w:t xml:space="preserve">p-value</w:t>
            </w:r>
            <w:r w:rsidDel="00000000" w:rsidR="00000000" w:rsidRPr="00000000">
              <w:rPr>
                <w:rFonts w:ascii="Cambria" w:cs="Cambria" w:eastAsia="Cambria" w:hAnsi="Cambria"/>
                <w:i w:val="1"/>
                <w:color w:val="333333"/>
                <w:sz w:val="20"/>
                <w:szCs w:val="20"/>
                <w:vertAlign w:val="superscript"/>
                <w:rtl w:val="0"/>
              </w:rPr>
              <w:t xml:space="preserve">2</w:t>
            </w:r>
            <w:r w:rsidDel="00000000" w:rsidR="00000000" w:rsidRPr="00000000">
              <w:rPr>
                <w:rtl w:val="0"/>
              </w:rPr>
            </w:r>
          </w:p>
        </w:tc>
      </w:tr>
      <w:tr>
        <w:trPr>
          <w:cantSplit w:val="0"/>
          <w:tblHeader w:val="0"/>
        </w:trPr>
        <w:tc>
          <w:tcPr>
            <w:gridSpan w:val="9"/>
            <w:tcBorders>
              <w:top w:color="d3d3d3" w:space="0" w:sz="12" w:val="single"/>
              <w:left w:color="000000" w:space="0" w:sz="0" w:val="nil"/>
              <w:bottom w:color="d3d3d3" w:space="0" w:sz="12" w:val="single"/>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082">
            <w:pPr>
              <w:spacing w:after="0" w:lineRule="auto"/>
              <w:rPr>
                <w:rFonts w:ascii="Cambria" w:cs="Cambria" w:eastAsia="Cambria" w:hAnsi="Cambria"/>
                <w:color w:val="333333"/>
                <w:sz w:val="20"/>
                <w:szCs w:val="20"/>
              </w:rPr>
            </w:pPr>
            <w:sdt>
              <w:sdtPr>
                <w:tag w:val="goog_rdk_218"/>
              </w:sdtPr>
              <w:sdtContent>
                <w:commentRangeStart w:id="25"/>
              </w:sdtContent>
            </w:sdt>
            <w:r w:rsidDel="00000000" w:rsidR="00000000" w:rsidRPr="00000000">
              <w:rPr>
                <w:rFonts w:ascii="Cambria" w:cs="Cambria" w:eastAsia="Cambria" w:hAnsi="Cambria"/>
                <w:color w:val="333333"/>
                <w:sz w:val="20"/>
                <w:szCs w:val="20"/>
                <w:rtl w:val="0"/>
              </w:rPr>
              <w:t xml:space="preserve">Child</w:t>
            </w:r>
            <w:sdt>
              <w:sdtPr>
                <w:tag w:val="goog_rdk_219"/>
              </w:sdtPr>
              <w:sdtContent>
                <w:ins w:author="Kelly Bakulski" w:id="125" w:date="2021-11-09T15:11:45Z">
                  <w:commentRangeEnd w:id="25"/>
                  <w:r w:rsidDel="00000000" w:rsidR="00000000" w:rsidRPr="00000000">
                    <w:commentReference w:id="25"/>
                  </w:r>
                  <w:r w:rsidDel="00000000" w:rsidR="00000000" w:rsidRPr="00000000">
                    <w:rPr>
                      <w:rFonts w:ascii="Cambria" w:cs="Cambria" w:eastAsia="Cambria" w:hAnsi="Cambria"/>
                      <w:color w:val="333333"/>
                      <w:sz w:val="20"/>
                      <w:szCs w:val="20"/>
                      <w:rtl w:val="0"/>
                    </w:rPr>
                    <w:t xml:space="preserve"> characteristics</w:t>
                  </w:r>
                </w:ins>
              </w:sdtContent>
            </w:sdt>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8B">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Ancestry categorization from child principal components of genetic data</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8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8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8E">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8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2">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0.002</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4">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African ancestry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5">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356 (59%)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98 (63%)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9">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364 (60%)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89 (62%)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D">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European ancestry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E">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9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82 (14%)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35 (22%)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2">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85 (14%)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34 (24%)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6">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Hispanic ancestry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7">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162 (27%)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23 (15%)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B">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156 (26%)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21 (15%)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AF">
            <w:pPr>
              <w:spacing w:after="150" w:before="150" w:lineRule="auto"/>
              <w:ind w:left="150" w:right="150" w:firstLine="0"/>
              <w:rPr>
                <w:rFonts w:ascii="Cambria" w:cs="Cambria" w:eastAsia="Cambria" w:hAnsi="Cambria"/>
                <w:color w:val="333333"/>
                <w:sz w:val="20"/>
                <w:szCs w:val="20"/>
              </w:rPr>
            </w:pPr>
            <w:sdt>
              <w:sdtPr>
                <w:tag w:val="goog_rdk_220"/>
              </w:sdtPr>
              <w:sdtContent>
                <w:commentRangeStart w:id="26"/>
              </w:sdtContent>
            </w:sdt>
            <w:r w:rsidDel="00000000" w:rsidR="00000000" w:rsidRPr="00000000">
              <w:rPr>
                <w:rFonts w:ascii="Cambria" w:cs="Cambria" w:eastAsia="Cambria" w:hAnsi="Cambria"/>
                <w:color w:val="333333"/>
                <w:sz w:val="20"/>
                <w:szCs w:val="20"/>
                <w:rtl w:val="0"/>
              </w:rPr>
              <w:t xml:space="preserve">Constructed - Focal baby's gender</w:t>
            </w:r>
            <w:commentRangeEnd w:id="26"/>
            <w:r w:rsidDel="00000000" w:rsidR="00000000" w:rsidRPr="00000000">
              <w:commentReference w:id="26"/>
            </w: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2">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6">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8">
            <w:pPr>
              <w:spacing w:after="150" w:before="150" w:lineRule="auto"/>
              <w:ind w:left="150" w:right="150" w:firstLine="150"/>
              <w:rPr>
                <w:rFonts w:ascii="Cambria" w:cs="Cambria" w:eastAsia="Cambria" w:hAnsi="Cambria"/>
                <w:color w:val="333333"/>
                <w:sz w:val="20"/>
                <w:szCs w:val="20"/>
              </w:rPr>
            </w:pPr>
            <w:sdt>
              <w:sdtPr>
                <w:tag w:val="goog_rdk_222"/>
              </w:sdtPr>
              <w:sdtContent>
                <w:del w:author="Kelly Bakulski" w:id="126" w:date="2021-11-09T15:09:26Z">
                  <w:r w:rsidDel="00000000" w:rsidR="00000000" w:rsidRPr="00000000">
                    <w:rPr>
                      <w:rFonts w:ascii="Cambria" w:cs="Cambria" w:eastAsia="Cambria" w:hAnsi="Cambria"/>
                      <w:color w:val="333333"/>
                      <w:sz w:val="20"/>
                      <w:szCs w:val="20"/>
                      <w:rtl w:val="0"/>
                    </w:rPr>
                    <w:delText xml:space="preserve">1 </w:delText>
                  </w:r>
                </w:del>
              </w:sdtContent>
            </w:sdt>
            <w:r w:rsidDel="00000000" w:rsidR="00000000" w:rsidRPr="00000000">
              <w:rPr>
                <w:rFonts w:ascii="Cambria" w:cs="Cambria" w:eastAsia="Cambria" w:hAnsi="Cambria"/>
                <w:color w:val="333333"/>
                <w:sz w:val="20"/>
                <w:szCs w:val="20"/>
                <w:rtl w:val="0"/>
              </w:rPr>
              <w:t xml:space="preserve">Boy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9">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301 (50%)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76 (49%)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D">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295 (49%)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B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69 (48%)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1">
            <w:pPr>
              <w:spacing w:after="150" w:before="150" w:lineRule="auto"/>
              <w:ind w:left="150" w:right="150" w:firstLine="150"/>
              <w:rPr>
                <w:rFonts w:ascii="Cambria" w:cs="Cambria" w:eastAsia="Cambria" w:hAnsi="Cambria"/>
                <w:color w:val="333333"/>
                <w:sz w:val="20"/>
                <w:szCs w:val="20"/>
              </w:rPr>
            </w:pPr>
            <w:sdt>
              <w:sdtPr>
                <w:tag w:val="goog_rdk_224"/>
              </w:sdtPr>
              <w:sdtContent>
                <w:del w:author="Kelly Bakulski" w:id="127" w:date="2021-11-09T15:09:28Z">
                  <w:r w:rsidDel="00000000" w:rsidR="00000000" w:rsidRPr="00000000">
                    <w:rPr>
                      <w:rFonts w:ascii="Cambria" w:cs="Cambria" w:eastAsia="Cambria" w:hAnsi="Cambria"/>
                      <w:color w:val="333333"/>
                      <w:sz w:val="20"/>
                      <w:szCs w:val="20"/>
                      <w:rtl w:val="0"/>
                    </w:rPr>
                    <w:delText xml:space="preserve">2 </w:delText>
                  </w:r>
                </w:del>
              </w:sdtContent>
            </w:sdt>
            <w:r w:rsidDel="00000000" w:rsidR="00000000" w:rsidRPr="00000000">
              <w:rPr>
                <w:rFonts w:ascii="Cambria" w:cs="Cambria" w:eastAsia="Cambria" w:hAnsi="Cambria"/>
                <w:color w:val="333333"/>
                <w:sz w:val="20"/>
                <w:szCs w:val="20"/>
                <w:rtl w:val="0"/>
              </w:rPr>
              <w:t xml:space="preserve">Girl</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2">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299 (50%)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80 (51%)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6">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310 (51%)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 (52%)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A">
            <w:pPr>
              <w:spacing w:after="150" w:before="150" w:lineRule="auto"/>
              <w:ind w:left="150" w:right="150" w:firstLine="0"/>
              <w:rPr>
                <w:rFonts w:ascii="Cambria" w:cs="Cambria" w:eastAsia="Cambria" w:hAnsi="Cambria"/>
                <w:color w:val="333333"/>
                <w:sz w:val="20"/>
                <w:szCs w:val="20"/>
              </w:rPr>
            </w:pPr>
            <w:sdt>
              <w:sdtPr>
                <w:tag w:val="goog_rdk_226"/>
              </w:sdtPr>
              <w:sdtContent>
                <w:ins w:author="Kelly Bakulski" w:id="128" w:date="2021-11-09T15:09:11Z">
                  <w:r w:rsidDel="00000000" w:rsidR="00000000" w:rsidRPr="00000000">
                    <w:rPr>
                      <w:rFonts w:ascii="Cambria" w:cs="Cambria" w:eastAsia="Cambria" w:hAnsi="Cambria"/>
                      <w:color w:val="333333"/>
                      <w:sz w:val="20"/>
                      <w:szCs w:val="20"/>
                      <w:rtl w:val="0"/>
                    </w:rPr>
                    <w:t xml:space="preserve">Percent </w:t>
                  </w:r>
                </w:ins>
              </w:sdtContent>
            </w:sdt>
            <w:sdt>
              <w:sdtPr>
                <w:tag w:val="goog_rdk_227"/>
              </w:sdtPr>
              <w:sdtContent>
                <w:del w:author="Kelly Bakulski" w:id="128" w:date="2021-11-09T15:09:11Z">
                  <w:r w:rsidDel="00000000" w:rsidR="00000000" w:rsidRPr="00000000">
                    <w:rPr>
                      <w:rFonts w:ascii="Cambria" w:cs="Cambria" w:eastAsia="Cambria" w:hAnsi="Cambria"/>
                      <w:color w:val="333333"/>
                      <w:sz w:val="20"/>
                      <w:szCs w:val="20"/>
                      <w:rtl w:val="0"/>
                    </w:rPr>
                    <w:delText xml:space="preserve">G</w:delText>
                  </w:r>
                </w:del>
              </w:sdtContent>
            </w:sdt>
            <w:sdt>
              <w:sdtPr>
                <w:tag w:val="goog_rdk_228"/>
              </w:sdtPr>
              <w:sdtContent>
                <w:ins w:author="Kelly Bakulski" w:id="128" w:date="2021-11-09T15:09:11Z">
                  <w:r w:rsidDel="00000000" w:rsidR="00000000" w:rsidRPr="00000000">
                    <w:rPr>
                      <w:rFonts w:ascii="Cambria" w:cs="Cambria" w:eastAsia="Cambria" w:hAnsi="Cambria"/>
                      <w:color w:val="333333"/>
                      <w:sz w:val="20"/>
                      <w:szCs w:val="20"/>
                      <w:rtl w:val="0"/>
                    </w:rPr>
                    <w:t xml:space="preserve">g</w:t>
                  </w:r>
                </w:ins>
              </w:sdtContent>
            </w:sdt>
            <w:r w:rsidDel="00000000" w:rsidR="00000000" w:rsidRPr="00000000">
              <w:rPr>
                <w:rFonts w:ascii="Cambria" w:cs="Cambria" w:eastAsia="Cambria" w:hAnsi="Cambria"/>
                <w:color w:val="333333"/>
                <w:sz w:val="20"/>
                <w:szCs w:val="20"/>
                <w:rtl w:val="0"/>
              </w:rPr>
              <w:t xml:space="preserve">lobal </w:t>
            </w:r>
            <w:sdt>
              <w:sdtPr>
                <w:tag w:val="goog_rdk_229"/>
              </w:sdtPr>
              <w:sdtContent>
                <w:ins w:author="Kelly Bakulski" w:id="129" w:date="2021-11-09T15:08:47Z">
                  <w:r w:rsidDel="00000000" w:rsidR="00000000" w:rsidRPr="00000000">
                    <w:rPr>
                      <w:rFonts w:ascii="Cambria" w:cs="Cambria" w:eastAsia="Cambria" w:hAnsi="Cambria"/>
                      <w:color w:val="333333"/>
                      <w:sz w:val="20"/>
                      <w:szCs w:val="20"/>
                      <w:rtl w:val="0"/>
                    </w:rPr>
                    <w:t xml:space="preserve">DNA </w:t>
                  </w:r>
                </w:ins>
              </w:sdtContent>
            </w:sdt>
            <w:r w:rsidDel="00000000" w:rsidR="00000000" w:rsidRPr="00000000">
              <w:rPr>
                <w:rFonts w:ascii="Cambria" w:cs="Cambria" w:eastAsia="Cambria" w:hAnsi="Cambria"/>
                <w:color w:val="333333"/>
                <w:sz w:val="20"/>
                <w:szCs w:val="20"/>
                <w:rtl w:val="0"/>
              </w:rPr>
              <w:t xml:space="preserve">methylation</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C">
            <w:pPr>
              <w:spacing w:after="150" w:before="150" w:lineRule="auto"/>
              <w:ind w:left="150" w:right="150" w:firstLine="0"/>
              <w:jc w:val="center"/>
              <w:rPr>
                <w:rFonts w:ascii="Cambria" w:cs="Cambria" w:eastAsia="Cambria" w:hAnsi="Cambria"/>
                <w:color w:val="333333"/>
                <w:sz w:val="20"/>
                <w:szCs w:val="20"/>
              </w:rPr>
            </w:pPr>
            <w:sdt>
              <w:sdtPr>
                <w:tag w:val="goog_rdk_230"/>
              </w:sdtPr>
              <w:sdtContent>
                <w:commentRangeStart w:id="27"/>
              </w:sdtContent>
            </w:sdt>
            <w:r w:rsidDel="00000000" w:rsidR="00000000" w:rsidRPr="00000000">
              <w:rPr>
                <w:rFonts w:ascii="Cambria" w:cs="Cambria" w:eastAsia="Cambria" w:hAnsi="Cambria"/>
                <w:color w:val="333333"/>
                <w:sz w:val="20"/>
                <w:szCs w:val="20"/>
                <w:rtl w:val="0"/>
              </w:rPr>
              <w:t xml:space="preserve">0.475 </w:t>
            </w:r>
            <w:commentRangeEnd w:id="27"/>
            <w:r w:rsidDel="00000000" w:rsidR="00000000" w:rsidRPr="00000000">
              <w:commentReference w:id="27"/>
            </w:r>
            <w:r w:rsidDel="00000000" w:rsidR="00000000" w:rsidRPr="00000000">
              <w:rPr>
                <w:rFonts w:ascii="Cambria" w:cs="Cambria" w:eastAsia="Cambria" w:hAnsi="Cambria"/>
                <w:color w:val="333333"/>
                <w:sz w:val="20"/>
                <w:szCs w:val="20"/>
                <w:rtl w:val="0"/>
              </w:rPr>
              <w:t xml:space="preserve">(0.007)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0.476 (0.008)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C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0.475 (0.009)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0.476 (0.008)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0.2</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3">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Pediatric </w:t>
            </w:r>
            <w:sdt>
              <w:sdtPr>
                <w:tag w:val="goog_rdk_231"/>
              </w:sdtPr>
              <w:sdtContent>
                <w:ins w:author="Kelly Bakulski" w:id="130" w:date="2021-11-09T15:10:28Z">
                  <w:r w:rsidDel="00000000" w:rsidR="00000000" w:rsidRPr="00000000">
                    <w:rPr>
                      <w:rFonts w:ascii="Cambria" w:cs="Cambria" w:eastAsia="Cambria" w:hAnsi="Cambria"/>
                      <w:color w:val="333333"/>
                      <w:sz w:val="20"/>
                      <w:szCs w:val="20"/>
                      <w:rtl w:val="0"/>
                    </w:rPr>
                    <w:t xml:space="preserve">epigenetic </w:t>
                  </w:r>
                </w:ins>
              </w:sdtContent>
            </w:sdt>
            <w:r w:rsidDel="00000000" w:rsidR="00000000" w:rsidRPr="00000000">
              <w:rPr>
                <w:rFonts w:ascii="Cambria" w:cs="Cambria" w:eastAsia="Cambria" w:hAnsi="Cambria"/>
                <w:color w:val="333333"/>
                <w:sz w:val="20"/>
                <w:szCs w:val="20"/>
                <w:rtl w:val="0"/>
              </w:rPr>
              <w:t xml:space="preserve">clock</w:t>
            </w:r>
            <w:sdt>
              <w:sdtPr>
                <w:tag w:val="goog_rdk_232"/>
              </w:sdtPr>
              <w:sdtContent>
                <w:ins w:author="Kelly Bakulski" w:id="131" w:date="2021-11-09T15:09:21Z">
                  <w:r w:rsidDel="00000000" w:rsidR="00000000" w:rsidRPr="00000000">
                    <w:rPr>
                      <w:rFonts w:ascii="Cambria" w:cs="Cambria" w:eastAsia="Cambria" w:hAnsi="Cambria"/>
                      <w:color w:val="333333"/>
                      <w:sz w:val="20"/>
                      <w:szCs w:val="20"/>
                      <w:rtl w:val="0"/>
                    </w:rPr>
                    <w:t xml:space="preserve"> (years)</w:t>
                  </w:r>
                </w:ins>
              </w:sdtContent>
            </w:sdt>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9.00 (0.85)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9.01 (1.22)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11.63 (1.77)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11.64 (1.80)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&gt;0.9</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C">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GRIM </w:t>
            </w:r>
            <w:sdt>
              <w:sdtPr>
                <w:tag w:val="goog_rdk_233"/>
              </w:sdtPr>
              <w:sdtContent>
                <w:ins w:author="Kelly Bakulski" w:id="132" w:date="2021-11-09T15:10:33Z">
                  <w:r w:rsidDel="00000000" w:rsidR="00000000" w:rsidRPr="00000000">
                    <w:rPr>
                      <w:rFonts w:ascii="Cambria" w:cs="Cambria" w:eastAsia="Cambria" w:hAnsi="Cambria"/>
                      <w:color w:val="333333"/>
                      <w:sz w:val="20"/>
                      <w:szCs w:val="20"/>
                      <w:rtl w:val="0"/>
                    </w:rPr>
                    <w:t xml:space="preserve">epigenetic </w:t>
                  </w:r>
                </w:ins>
              </w:sdtContent>
            </w:sdt>
            <w:r w:rsidDel="00000000" w:rsidR="00000000" w:rsidRPr="00000000">
              <w:rPr>
                <w:rFonts w:ascii="Cambria" w:cs="Cambria" w:eastAsia="Cambria" w:hAnsi="Cambria"/>
                <w:color w:val="333333"/>
                <w:sz w:val="20"/>
                <w:szCs w:val="20"/>
                <w:rtl w:val="0"/>
              </w:rPr>
              <w:t xml:space="preserve">clock</w:t>
            </w:r>
            <w:sdt>
              <w:sdtPr>
                <w:tag w:val="goog_rdk_234"/>
              </w:sdtPr>
              <w:sdtContent>
                <w:ins w:author="Kelly Bakulski" w:id="133" w:date="2021-11-09T15:10:39Z">
                  <w:r w:rsidDel="00000000" w:rsidR="00000000" w:rsidRPr="00000000">
                    <w:rPr>
                      <w:rFonts w:ascii="Cambria" w:cs="Cambria" w:eastAsia="Cambria" w:hAnsi="Cambria"/>
                      <w:color w:val="333333"/>
                      <w:sz w:val="20"/>
                      <w:szCs w:val="20"/>
                      <w:rtl w:val="0"/>
                    </w:rPr>
                    <w:t xml:space="preserve"> (years)</w:t>
                  </w:r>
                </w:ins>
              </w:sdtContent>
            </w:sdt>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24.7 (3.5)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D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24.5 (3.3)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30.5 (4.0)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30.3 (4.2)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0.6</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5">
            <w:pPr>
              <w:spacing w:after="150" w:before="150" w:lineRule="auto"/>
              <w:ind w:left="150" w:right="150" w:firstLine="0"/>
              <w:rPr>
                <w:rFonts w:ascii="Cambria" w:cs="Cambria" w:eastAsia="Cambria" w:hAnsi="Cambria"/>
                <w:color w:val="333333"/>
                <w:sz w:val="20"/>
                <w:szCs w:val="20"/>
              </w:rPr>
            </w:pPr>
            <w:sdt>
              <w:sdtPr>
                <w:tag w:val="goog_rdk_235"/>
              </w:sdtPr>
              <w:sdtContent>
                <w:commentRangeStart w:id="28"/>
              </w:sdtContent>
            </w:sdt>
            <w:r w:rsidDel="00000000" w:rsidR="00000000" w:rsidRPr="00000000">
              <w:rPr>
                <w:rFonts w:ascii="Cambria" w:cs="Cambria" w:eastAsia="Cambria" w:hAnsi="Cambria"/>
                <w:color w:val="333333"/>
                <w:sz w:val="20"/>
                <w:szCs w:val="20"/>
                <w:rtl w:val="0"/>
              </w:rPr>
              <w:t xml:space="preserve">GRIM pack/yrs component</w:t>
            </w:r>
            <w:commentRangeEnd w:id="28"/>
            <w:r w:rsidDel="00000000" w:rsidR="00000000" w:rsidRPr="00000000">
              <w:commentReference w:id="28"/>
            </w: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-5.6 (4.8)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-4.7 (5.0)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0.041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-4.0 (5.3)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-3.6 (5.1)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0.4</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E">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Epithelial cell proportion (saliva)</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E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0.04 (0.10)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0.04 (0.08)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0.08 (0.15)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0.07 (0.14)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&gt;0.9</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7">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Immune cell proportion (saliva)</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0.96 (0.10)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0.96 (0.08)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0.92 (0.15)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0.93 (0.14)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0F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&gt;0.9</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0">
            <w:pPr>
              <w:spacing w:after="150" w:before="150" w:lineRule="auto"/>
              <w:ind w:left="150" w:right="150" w:firstLine="0"/>
              <w:rPr>
                <w:rFonts w:ascii="Cambria" w:cs="Cambria" w:eastAsia="Cambria" w:hAnsi="Cambria"/>
                <w:color w:val="333333"/>
                <w:sz w:val="20"/>
                <w:szCs w:val="20"/>
              </w:rPr>
            </w:pPr>
            <w:sdt>
              <w:sdtPr>
                <w:tag w:val="goog_rdk_236"/>
              </w:sdtPr>
              <w:sdtContent>
                <w:commentRangeStart w:id="29"/>
              </w:sdtContent>
            </w:sdt>
            <w:r w:rsidDel="00000000" w:rsidR="00000000" w:rsidRPr="00000000">
              <w:rPr>
                <w:rFonts w:ascii="Cambria" w:cs="Cambria" w:eastAsia="Cambria" w:hAnsi="Cambria"/>
                <w:color w:val="333333"/>
                <w:sz w:val="20"/>
                <w:szCs w:val="20"/>
                <w:rtl w:val="0"/>
              </w:rPr>
              <w:t xml:space="preserve">Polymethylation score: coefficients for sustained smoking from newborn cordblood meta-analysis, w/ cell-type control (mean-centered)</w:t>
            </w:r>
            <w:commentRangeEnd w:id="29"/>
            <w:r w:rsidDel="00000000" w:rsidR="00000000" w:rsidRPr="00000000">
              <w:commentReference w:id="29"/>
            </w: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-0.04 (0.22)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0.09 (0.23)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-0.01 (0.22)</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0.11 (0.23)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0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gridSpan w:val="9"/>
            <w:tcBorders>
              <w:top w:color="d3d3d3" w:space="0" w:sz="12" w:val="single"/>
              <w:left w:color="000000" w:space="0" w:sz="0" w:val="nil"/>
              <w:bottom w:color="d3d3d3" w:space="0" w:sz="12" w:val="single"/>
              <w:right w:color="000000" w:space="0" w:sz="0" w:val="nil"/>
            </w:tcBorders>
            <w:shd w:fill="ffffff" w:val="clear"/>
            <w:tcMar>
              <w:top w:w="120.0" w:type="dxa"/>
              <w:left w:w="120.0" w:type="dxa"/>
              <w:bottom w:w="120.0" w:type="dxa"/>
              <w:right w:w="120.0" w:type="dxa"/>
            </w:tcMar>
            <w:vAlign w:val="center"/>
          </w:tcPr>
          <w:p w:rsidR="00000000" w:rsidDel="00000000" w:rsidP="00000000" w:rsidRDefault="00000000" w:rsidRPr="00000000" w14:paraId="00000109">
            <w:pPr>
              <w:spacing w:after="0" w:lineRule="auto"/>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Maternal</w:t>
            </w:r>
            <w:sdt>
              <w:sdtPr>
                <w:tag w:val="goog_rdk_237"/>
              </w:sdtPr>
              <w:sdtContent>
                <w:ins w:author="Kelly Bakulski" w:id="134" w:date="2021-11-09T15:11:39Z">
                  <w:r w:rsidDel="00000000" w:rsidR="00000000" w:rsidRPr="00000000">
                    <w:rPr>
                      <w:rFonts w:ascii="Cambria" w:cs="Cambria" w:eastAsia="Cambria" w:hAnsi="Cambria"/>
                      <w:color w:val="333333"/>
                      <w:sz w:val="20"/>
                      <w:szCs w:val="20"/>
                      <w:rtl w:val="0"/>
                    </w:rPr>
                    <w:t xml:space="preserve"> characteristics</w:t>
                  </w:r>
                </w:ins>
              </w:sdtContent>
            </w:sdt>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2">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Maternal prenatal alcohol use</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44 (7.3%)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47 (30%)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40 (6.6%)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42 (29%)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B">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Maternal prenatal any drug use</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10 (1.7%)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26 (17%)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1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9 (1.5%)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28 (19%)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4">
            <w:pPr>
              <w:spacing w:after="150" w:before="150" w:lineRule="auto"/>
              <w:ind w:left="150" w:right="150" w:firstLine="0"/>
              <w:rPr>
                <w:rFonts w:ascii="Cambria" w:cs="Cambria" w:eastAsia="Cambria" w:hAnsi="Cambria"/>
                <w:color w:val="333333"/>
                <w:sz w:val="20"/>
                <w:szCs w:val="20"/>
              </w:rPr>
            </w:pPr>
            <w:sdt>
              <w:sdtPr>
                <w:tag w:val="goog_rdk_239"/>
              </w:sdtPr>
              <w:sdtContent>
                <w:del w:author="Kelly Bakulski" w:id="135" w:date="2021-11-09T15:12:03Z">
                  <w:r w:rsidDel="00000000" w:rsidR="00000000" w:rsidRPr="00000000">
                    <w:rPr>
                      <w:rFonts w:ascii="Cambria" w:cs="Cambria" w:eastAsia="Cambria" w:hAnsi="Cambria"/>
                      <w:color w:val="333333"/>
                      <w:sz w:val="20"/>
                      <w:szCs w:val="20"/>
                      <w:rtl w:val="0"/>
                    </w:rPr>
                    <w:delText xml:space="preserve">Constructed - Poverty ratio - m</w:delText>
                  </w:r>
                </w:del>
              </w:sdtContent>
            </w:sdt>
            <w:sdt>
              <w:sdtPr>
                <w:tag w:val="goog_rdk_240"/>
              </w:sdtPr>
              <w:sdtContent>
                <w:ins w:author="Kelly Bakulski" w:id="135" w:date="2021-11-09T15:12:03Z">
                  <w:r w:rsidDel="00000000" w:rsidR="00000000" w:rsidRPr="00000000">
                    <w:rPr>
                      <w:rFonts w:ascii="Cambria" w:cs="Cambria" w:eastAsia="Cambria" w:hAnsi="Cambria"/>
                      <w:color w:val="333333"/>
                      <w:sz w:val="20"/>
                      <w:szCs w:val="20"/>
                      <w:rtl w:val="0"/>
                    </w:rPr>
                    <w:t xml:space="preserve">M</w:t>
                  </w:r>
                </w:ins>
              </w:sdtContent>
            </w:sdt>
            <w:r w:rsidDel="00000000" w:rsidR="00000000" w:rsidRPr="00000000">
              <w:rPr>
                <w:rFonts w:ascii="Cambria" w:cs="Cambria" w:eastAsia="Cambria" w:hAnsi="Cambria"/>
                <w:color w:val="333333"/>
                <w:sz w:val="20"/>
                <w:szCs w:val="20"/>
                <w:rtl w:val="0"/>
              </w:rPr>
              <w:t xml:space="preserve">other's household income/poverty threshold</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2.40 (2.57)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1.52 (1.56)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2.41 (2.58)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1.48 (1.57)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D">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Any postnatal maternal smoking (Age 1 &amp; 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2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0">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4">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6">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No maternal smoking at age 1 and 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7">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449 (75%)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 (4.5%)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B">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450 (74%)</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 (4.9%)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3F">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Maternal smoking at age 1 or age 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0">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151 (25%)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149 (96%)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4">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155 (26%)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137 (95%)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8">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Primary care</w:t>
            </w:r>
            <w:sdt>
              <w:sdtPr>
                <w:tag w:val="goog_rdk_241"/>
              </w:sdtPr>
              <w:sdtContent>
                <w:del w:author="Kelly Bakulski" w:id="136" w:date="2021-11-09T15:12:24Z">
                  <w:r w:rsidDel="00000000" w:rsidR="00000000" w:rsidRPr="00000000">
                    <w:rPr>
                      <w:rFonts w:ascii="Cambria" w:cs="Cambria" w:eastAsia="Cambria" w:hAnsi="Cambria"/>
                      <w:color w:val="333333"/>
                      <w:sz w:val="20"/>
                      <w:szCs w:val="20"/>
                      <w:rtl w:val="0"/>
                    </w:rPr>
                    <w:delText xml:space="preserve"> </w:delText>
                  </w:r>
                </w:del>
              </w:sdtContent>
            </w:sdt>
            <w:r w:rsidDel="00000000" w:rsidR="00000000" w:rsidRPr="00000000">
              <w:rPr>
                <w:rFonts w:ascii="Cambria" w:cs="Cambria" w:eastAsia="Cambria" w:hAnsi="Cambria"/>
                <w:color w:val="333333"/>
                <w:sz w:val="20"/>
                <w:szCs w:val="20"/>
                <w:rtl w:val="0"/>
              </w:rPr>
              <w:t xml:space="preserve">giver smok</w:t>
            </w:r>
            <w:sdt>
              <w:sdtPr>
                <w:tag w:val="goog_rdk_242"/>
              </w:sdtPr>
              <w:sdtContent>
                <w:ins w:author="Kelly Bakulski" w:id="137" w:date="2021-11-09T15:12:40Z">
                  <w:r w:rsidDel="00000000" w:rsidR="00000000" w:rsidRPr="00000000">
                    <w:rPr>
                      <w:rFonts w:ascii="Cambria" w:cs="Cambria" w:eastAsia="Cambria" w:hAnsi="Cambria"/>
                      <w:color w:val="333333"/>
                      <w:sz w:val="20"/>
                      <w:szCs w:val="20"/>
                      <w:rtl w:val="0"/>
                    </w:rPr>
                    <w:t xml:space="preserve">ing,</w:t>
                  </w:r>
                </w:ins>
              </w:sdtContent>
            </w:sdt>
            <w:sdt>
              <w:sdtPr>
                <w:tag w:val="goog_rdk_243"/>
              </w:sdtPr>
              <w:sdtContent>
                <w:del w:author="Kelly Bakulski" w:id="137" w:date="2021-11-09T15:12:40Z">
                  <w:r w:rsidDel="00000000" w:rsidR="00000000" w:rsidRPr="00000000">
                    <w:rPr>
                      <w:rFonts w:ascii="Cambria" w:cs="Cambria" w:eastAsia="Cambria" w:hAnsi="Cambria"/>
                      <w:color w:val="333333"/>
                      <w:sz w:val="20"/>
                      <w:szCs w:val="20"/>
                      <w:rtl w:val="0"/>
                    </w:rPr>
                    <w:delText xml:space="preserve">e</w:delText>
                  </w:r>
                </w:del>
              </w:sdtContent>
            </w:sdt>
            <w:r w:rsidDel="00000000" w:rsidR="00000000" w:rsidRPr="00000000">
              <w:rPr>
                <w:rFonts w:ascii="Cambria" w:cs="Cambria" w:eastAsia="Cambria" w:hAnsi="Cambria"/>
                <w:color w:val="333333"/>
                <w:sz w:val="20"/>
                <w:szCs w:val="20"/>
                <w:rtl w:val="0"/>
              </w:rPr>
              <w:t xml:space="preserve"> past month </w:t>
            </w:r>
            <w:sdt>
              <w:sdtPr>
                <w:tag w:val="goog_rdk_244"/>
              </w:sdtPr>
              <w:sdtContent>
                <w:ins w:author="Kelly Bakulski" w:id="138" w:date="2021-11-09T15:12:46Z">
                  <w:r w:rsidDel="00000000" w:rsidR="00000000" w:rsidRPr="00000000">
                    <w:rPr>
                      <w:rFonts w:ascii="Cambria" w:cs="Cambria" w:eastAsia="Cambria" w:hAnsi="Cambria"/>
                      <w:color w:val="333333"/>
                      <w:sz w:val="20"/>
                      <w:szCs w:val="20"/>
                      <w:rtl w:val="0"/>
                    </w:rPr>
                    <w:t xml:space="preserve">by </w:t>
                  </w:r>
                </w:ins>
              </w:sdtContent>
            </w:sdt>
            <w:r w:rsidDel="00000000" w:rsidR="00000000" w:rsidRPr="00000000">
              <w:rPr>
                <w:rFonts w:ascii="Cambria" w:cs="Cambria" w:eastAsia="Cambria" w:hAnsi="Cambria"/>
                <w:color w:val="333333"/>
                <w:sz w:val="20"/>
                <w:szCs w:val="20"/>
                <w:rtl w:val="0"/>
              </w:rPr>
              <w:t xml:space="preserve">dose</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B">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4F">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1">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No smoking</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2">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478 (80%)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23 (15%)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6">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513 (85%)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45 (31%)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A">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Less than pack a day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B">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95 (16%)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86 (55%)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E">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5F">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80 (13%)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77 (53%)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3">
            <w:pPr>
              <w:spacing w:after="150" w:before="150" w:lineRule="auto"/>
              <w:ind w:left="150" w:right="150" w:firstLine="15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Pack or more a day</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4">
            <w:pPr>
              <w:spacing w:after="150" w:before="150" w:lineRule="auto"/>
              <w:ind w:left="150" w:right="150" w:firstLine="150"/>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27 (4.5%)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47 (30%)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8">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12 (2.0%)</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22 (15%)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6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tl w:val="0"/>
              </w:rPr>
            </w:r>
          </w:p>
        </w:tc>
      </w:tr>
      <w:tr>
        <w:trPr>
          <w:cantSplit w:val="0"/>
          <w:tblHeader w:val="0"/>
        </w:trPr>
        <w:tc>
          <w:tcPr>
            <w:gridSpan w:val="9"/>
            <w:tcBorders>
              <w:top w:color="d3d3d3" w:space="0" w:sz="12" w:val="single"/>
              <w:bottom w:color="d3d3d3" w:space="0" w:sz="12" w:val="single"/>
            </w:tcBorders>
            <w:shd w:fill="ffffff" w:val="clear"/>
            <w:tcMar>
              <w:top w:w="8.0" w:type="dxa"/>
              <w:left w:w="8.0" w:type="dxa"/>
              <w:bottom w:w="8.0" w:type="dxa"/>
              <w:right w:w="8.0" w:type="dxa"/>
            </w:tcMar>
            <w:vAlign w:val="center"/>
          </w:tcPr>
          <w:p w:rsidR="00000000" w:rsidDel="00000000" w:rsidP="00000000" w:rsidRDefault="00000000" w:rsidRPr="00000000" w14:paraId="0000016C">
            <w:pPr>
              <w:spacing w:after="150" w:before="150" w:lineRule="auto"/>
              <w:ind w:left="150" w:right="150" w:firstLine="0"/>
              <w:jc w:val="center"/>
              <w:rPr>
                <w:rFonts w:ascii="Cambria" w:cs="Cambria" w:eastAsia="Cambria" w:hAnsi="Cambria"/>
                <w:sz w:val="20"/>
                <w:szCs w:val="20"/>
              </w:rPr>
            </w:pPr>
            <w:r w:rsidDel="00000000" w:rsidR="00000000" w:rsidRPr="00000000">
              <w:rPr>
                <w:rtl w:val="0"/>
              </w:rPr>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5">
            <w:pPr>
              <w:spacing w:after="150" w:before="150" w:lineRule="auto"/>
              <w:ind w:left="150" w:right="150" w:firstLine="0"/>
              <w:rPr>
                <w:rFonts w:ascii="Cambria" w:cs="Cambria" w:eastAsia="Cambria" w:hAnsi="Cambria"/>
                <w:color w:val="333333"/>
                <w:sz w:val="20"/>
                <w:szCs w:val="20"/>
              </w:rPr>
            </w:pPr>
            <w:sdt>
              <w:sdtPr>
                <w:tag w:val="goog_rdk_245"/>
              </w:sdtPr>
              <w:sdtContent>
                <w:commentRangeStart w:id="30"/>
              </w:sdtContent>
            </w:sdt>
            <w:sdt>
              <w:sdtPr>
                <w:tag w:val="goog_rdk_246"/>
              </w:sdtPr>
              <w:sdtContent>
                <w:commentRangeStart w:id="31"/>
              </w:sdtContent>
            </w:sdt>
            <w:r w:rsidDel="00000000" w:rsidR="00000000" w:rsidRPr="00000000">
              <w:rPr>
                <w:rFonts w:ascii="Cambria" w:cs="Cambria" w:eastAsia="Cambria" w:hAnsi="Cambria"/>
                <w:color w:val="333333"/>
                <w:sz w:val="20"/>
                <w:szCs w:val="20"/>
                <w:rtl w:val="0"/>
              </w:rPr>
              <w:t xml:space="preserve">Polymethylation score: coefficients for sustained smoking from older children peripheral blood meta-analysis (mean-centered)</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7">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-0.02 (0.23)</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8">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0.09 (0.25)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9">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A">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B">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-0.02 (0.27)</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C">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0.07 (0.28)</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D">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&lt;0.001</w:t>
            </w:r>
          </w:p>
        </w:tc>
      </w:tr>
      <w:tr>
        <w:trPr>
          <w:cantSplit w:val="0"/>
          <w:tblHeader w:val="0"/>
        </w:trPr>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E">
            <w:pPr>
              <w:spacing w:after="150" w:before="150" w:lineRule="auto"/>
              <w:ind w:left="150" w:right="150" w:firstLine="0"/>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AHHR</w:t>
            </w:r>
            <w:sdt>
              <w:sdtPr>
                <w:tag w:val="goog_rdk_247"/>
              </w:sdtPr>
              <w:sdtContent>
                <w:ins w:author="Kelly Bakulski" w:id="139" w:date="2021-11-09T15:12:58Z">
                  <w:r w:rsidDel="00000000" w:rsidR="00000000" w:rsidRPr="00000000">
                    <w:rPr>
                      <w:rFonts w:ascii="Cambria" w:cs="Cambria" w:eastAsia="Cambria" w:hAnsi="Cambria"/>
                      <w:color w:val="333333"/>
                      <w:sz w:val="20"/>
                      <w:szCs w:val="20"/>
                      <w:rtl w:val="0"/>
                    </w:rPr>
                    <w:t xml:space="preserve"> gene</w:t>
                  </w:r>
                </w:ins>
              </w:sdtContent>
            </w:sdt>
            <w:sdt>
              <w:sdtPr>
                <w:tag w:val="goog_rdk_248"/>
              </w:sdtPr>
              <w:sdtContent>
                <w:del w:author="Kelly Bakulski" w:id="139" w:date="2021-11-09T15:12:58Z">
                  <w:r w:rsidDel="00000000" w:rsidR="00000000" w:rsidRPr="00000000">
                    <w:rPr>
                      <w:rFonts w:ascii="Cambria" w:cs="Cambria" w:eastAsia="Cambria" w:hAnsi="Cambria"/>
                      <w:color w:val="333333"/>
                      <w:sz w:val="20"/>
                      <w:szCs w:val="20"/>
                      <w:rtl w:val="0"/>
                    </w:rPr>
                    <w:delText xml:space="preserve">:</w:delText>
                  </w:r>
                </w:del>
              </w:sdtContent>
            </w:sdt>
            <w:r w:rsidDel="00000000" w:rsidR="00000000" w:rsidRPr="00000000">
              <w:rPr>
                <w:rFonts w:ascii="Cambria" w:cs="Cambria" w:eastAsia="Cambria" w:hAnsi="Cambria"/>
                <w:color w:val="333333"/>
                <w:sz w:val="20"/>
                <w:szCs w:val="20"/>
                <w:rtl w:val="0"/>
              </w:rPr>
              <w:t xml:space="preserve"> cg05575921</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7F">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756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0">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0.78 (0.05)</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1">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0.77 (0.06)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2">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0.039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3">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749</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4">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0.77 (0.06)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5">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0.76 (0.06)</w:t>
            </w:r>
          </w:p>
        </w:tc>
        <w:tc>
          <w:tcPr>
            <w:tcBorders>
              <w:top w:color="d3d3d3" w:space="0" w:sz="6" w:val="single"/>
              <w:left w:color="000000" w:space="0" w:sz="0" w:val="nil"/>
              <w:right w:color="000000" w:space="0" w:sz="0" w:val="nil"/>
            </w:tcBorders>
            <w:shd w:fill="ffffff" w:val="clear"/>
            <w:tcMar>
              <w:top w:w="120.0" w:type="dxa"/>
              <w:left w:w="75.0" w:type="dxa"/>
              <w:bottom w:w="120.0" w:type="dxa"/>
              <w:right w:w="75.0" w:type="dxa"/>
            </w:tcMar>
            <w:vAlign w:val="center"/>
          </w:tcPr>
          <w:p w:rsidR="00000000" w:rsidDel="00000000" w:rsidP="00000000" w:rsidRDefault="00000000" w:rsidRPr="00000000" w14:paraId="00000186">
            <w:pPr>
              <w:spacing w:after="150" w:before="150" w:lineRule="auto"/>
              <w:ind w:left="150" w:right="150" w:firstLine="0"/>
              <w:jc w:val="center"/>
              <w:rPr>
                <w:rFonts w:ascii="Cambria" w:cs="Cambria" w:eastAsia="Cambria" w:hAnsi="Cambria"/>
                <w:color w:val="333333"/>
                <w:sz w:val="20"/>
                <w:szCs w:val="20"/>
              </w:rPr>
            </w:pPr>
            <w:r w:rsidDel="00000000" w:rsidR="00000000" w:rsidRPr="00000000">
              <w:rPr>
                <w:rFonts w:ascii="Cambria" w:cs="Cambria" w:eastAsia="Cambria" w:hAnsi="Cambria"/>
                <w:color w:val="333333"/>
                <w:sz w:val="20"/>
                <w:szCs w:val="20"/>
                <w:rtl w:val="0"/>
              </w:rPr>
              <w:t xml:space="preserve">0.2</w:t>
            </w:r>
          </w:p>
        </w:tc>
      </w:tr>
      <w:tr>
        <w:trPr>
          <w:cantSplit w:val="0"/>
          <w:tblHeader w:val="0"/>
        </w:trPr>
        <w:tc>
          <w:tcPr>
            <w:gridSpan w:val="9"/>
            <w:shd w:fill="ffffff" w:val="clear"/>
            <w:tcMar>
              <w:top w:w="0.0" w:type="dxa"/>
              <w:left w:w="0.0" w:type="dxa"/>
              <w:bottom w:w="0.0" w:type="dxa"/>
              <w:right w:w="0.0" w:type="dxa"/>
            </w:tcMar>
            <w:vAlign w:val="center"/>
          </w:tcPr>
          <w:p w:rsidR="00000000" w:rsidDel="00000000" w:rsidP="00000000" w:rsidRDefault="00000000" w:rsidRPr="00000000" w14:paraId="00000187">
            <w:pPr>
              <w:spacing w:after="0" w:lineRule="auto"/>
              <w:rPr>
                <w:rFonts w:ascii="Cambria" w:cs="Cambria" w:eastAsia="Cambria" w:hAnsi="Cambria"/>
                <w:color w:val="333333"/>
                <w:sz w:val="20"/>
                <w:szCs w:val="20"/>
              </w:rPr>
            </w:pPr>
            <w:r w:rsidDel="00000000" w:rsidR="00000000" w:rsidRPr="00000000">
              <w:rPr>
                <w:rFonts w:ascii="Cambria" w:cs="Cambria" w:eastAsia="Cambria" w:hAnsi="Cambria"/>
                <w:i w:val="1"/>
                <w:color w:val="333333"/>
                <w:sz w:val="20"/>
                <w:szCs w:val="20"/>
                <w:vertAlign w:val="superscript"/>
                <w:rtl w:val="0"/>
              </w:rPr>
              <w:t xml:space="preserve">1 </w:t>
            </w:r>
            <w:r w:rsidDel="00000000" w:rsidR="00000000" w:rsidRPr="00000000">
              <w:rPr>
                <w:rFonts w:ascii="Cambria" w:cs="Cambria" w:eastAsia="Cambria" w:hAnsi="Cambria"/>
                <w:color w:val="333333"/>
                <w:sz w:val="20"/>
                <w:szCs w:val="20"/>
                <w:rtl w:val="0"/>
              </w:rPr>
              <w:t xml:space="preserve">n (%); Mean (SD)</w:t>
            </w:r>
          </w:p>
          <w:p w:rsidR="00000000" w:rsidDel="00000000" w:rsidP="00000000" w:rsidRDefault="00000000" w:rsidRPr="00000000" w14:paraId="00000188">
            <w:pPr>
              <w:spacing w:after="0" w:lineRule="auto"/>
              <w:rPr>
                <w:rFonts w:ascii="Cambria" w:cs="Cambria" w:eastAsia="Cambria" w:hAnsi="Cambria"/>
                <w:color w:val="333333"/>
                <w:sz w:val="20"/>
                <w:szCs w:val="20"/>
              </w:rPr>
            </w:pPr>
            <w:r w:rsidDel="00000000" w:rsidR="00000000" w:rsidRPr="00000000">
              <w:rPr>
                <w:rFonts w:ascii="Cambria" w:cs="Cambria" w:eastAsia="Cambria" w:hAnsi="Cambria"/>
                <w:i w:val="1"/>
                <w:color w:val="333333"/>
                <w:sz w:val="20"/>
                <w:szCs w:val="20"/>
                <w:vertAlign w:val="superscript"/>
                <w:rtl w:val="0"/>
              </w:rPr>
              <w:t xml:space="preserve">2 </w:t>
            </w:r>
            <w:r w:rsidDel="00000000" w:rsidR="00000000" w:rsidRPr="00000000">
              <w:rPr>
                <w:rFonts w:ascii="Cambria" w:cs="Cambria" w:eastAsia="Cambria" w:hAnsi="Cambria"/>
                <w:color w:val="333333"/>
                <w:sz w:val="20"/>
                <w:szCs w:val="20"/>
                <w:rtl w:val="0"/>
              </w:rPr>
              <w:t xml:space="preserve">Pearson's Chi-squared test; Welch Two Sample t-test; Fisher's exact test</w:t>
            </w:r>
          </w:p>
        </w:tc>
      </w:tr>
    </w:tbl>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2">
      <w:pPr>
        <w:rPr>
          <w:rFonts w:ascii="Calibri" w:cs="Calibri" w:eastAsia="Calibri" w:hAnsi="Calibri"/>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rPr/>
      </w:pPr>
      <w:r w:rsidDel="00000000" w:rsidR="00000000" w:rsidRPr="00000000">
        <w:rPr>
          <w:rtl w:val="0"/>
        </w:rPr>
        <w:t xml:space="preserve">Figure 1 - Selection of samples from the Fragile Families and Child Wellbeing study into analytic subset. N represents the number of individuals at each step in the selection procedure, M represents the number of samples. Individuals with repeated measures can have more than one sample.</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0" distT="0" distL="0" distR="0">
            <wp:extent cx="5943600" cy="603758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037580"/>
                    </a:xfrm>
                    <a:prstGeom prst="rect"/>
                    <a:ln/>
                  </pic:spPr>
                </pic:pic>
              </a:graphicData>
            </a:graphic>
          </wp:inline>
        </w:drawing>
      </w:r>
      <w:r w:rsidDel="00000000" w:rsidR="00000000" w:rsidRPr="00000000">
        <w:rPr>
          <w:rtl w:val="0"/>
        </w:rPr>
      </w:r>
    </w:p>
    <w:bookmarkStart w:colFirst="0" w:colLast="0" w:name="bookmark=id.147n2zr" w:id="31"/>
    <w:bookmarkEnd w:id="31"/>
    <w:p w:rsidR="00000000" w:rsidDel="00000000" w:rsidP="00000000" w:rsidRDefault="00000000" w:rsidRPr="00000000" w14:paraId="00000196">
      <w:pPr>
        <w:pStyle w:val="Heading1"/>
        <w:rPr/>
      </w:pPr>
      <w:sdt>
        <w:sdtPr>
          <w:tag w:val="goog_rdk_249"/>
        </w:sdtPr>
        <w:sdtContent>
          <w:commentRangeStart w:id="32"/>
        </w:sdtContent>
      </w:sdt>
      <w:r w:rsidDel="00000000" w:rsidR="00000000" w:rsidRPr="00000000">
        <w:rPr>
          <w:rtl w:val="0"/>
        </w:rPr>
        <w:t xml:space="preserve">Figure 2 -</w:t>
      </w:r>
      <w:commentRangeEnd w:id="32"/>
      <w:r w:rsidDel="00000000" w:rsidR="00000000" w:rsidRPr="00000000">
        <w:commentReference w:id="32"/>
      </w:r>
      <w:r w:rsidDel="00000000" w:rsidR="00000000" w:rsidRPr="00000000">
        <w:rPr>
          <w:rtl w:val="0"/>
        </w:rPr>
        <w:t xml:space="preserve"> Differences in selected DNA methylation summary measures by self-report of prenatal maternal smoking among 811 children in the Fragile Families and </w:t>
      </w:r>
      <w:sdt>
        <w:sdtPr>
          <w:tag w:val="goog_rdk_250"/>
        </w:sdtPr>
        <w:sdtContent>
          <w:commentRangeStart w:id="33"/>
        </w:sdtContent>
      </w:sdt>
      <w:r w:rsidDel="00000000" w:rsidR="00000000" w:rsidRPr="00000000">
        <w:rPr>
          <w:rtl w:val="0"/>
        </w:rPr>
        <w:t xml:space="preserve">Child Wellbeing study </w:t>
      </w:r>
      <w:commentRangeEnd w:id="33"/>
      <w:r w:rsidDel="00000000" w:rsidR="00000000" w:rsidRPr="00000000">
        <w:commentReference w:id="33"/>
      </w:r>
      <w:sdt>
        <w:sdtPr>
          <w:tag w:val="goog_rdk_251"/>
        </w:sdtPr>
        <w:sdtContent>
          <w:commentRangeStart w:id="34"/>
        </w:sdtContent>
      </w:sdt>
      <w:sdt>
        <w:sdtPr>
          <w:tag w:val="goog_rdk_252"/>
        </w:sdtPr>
        <w:sdtContent>
          <w:commentRangeStart w:id="35"/>
        </w:sdtContent>
      </w:sdt>
      <w:r w:rsidDel="00000000" w:rsidR="00000000" w:rsidRPr="00000000">
        <w:rPr>
          <w:rtl w:val="0"/>
        </w:rPr>
        <w:t xml:space="preserve">(CT=cell-type control)</w:t>
      </w:r>
      <w:commentRangeEnd w:id="34"/>
      <w:r w:rsidDel="00000000" w:rsidR="00000000" w:rsidRPr="00000000">
        <w:commentReference w:id="34"/>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0" distT="0" distL="0" distR="0">
            <wp:extent cx="5943600" cy="59436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bookmarkStart w:colFirst="0" w:colLast="0" w:name="bookmark=id.3o7alnk" w:id="32"/>
    <w:bookmarkEnd w:id="32"/>
    <w:p w:rsidR="00000000" w:rsidDel="00000000" w:rsidP="00000000" w:rsidRDefault="00000000" w:rsidRPr="00000000" w14:paraId="00000199">
      <w:pPr>
        <w:pStyle w:val="Heading1"/>
        <w:rPr/>
      </w:pPr>
      <w:r w:rsidDel="00000000" w:rsidR="00000000" w:rsidRPr="00000000">
        <w:rPr>
          <w:rtl w:val="0"/>
        </w:rPr>
        <w:t xml:space="preserve">Figure 3 - Pren</w:t>
      </w:r>
      <w:sdt>
        <w:sdtPr>
          <w:tag w:val="goog_rdk_253"/>
        </w:sdtPr>
        <w:sdtContent>
          <w:ins w:author="Kelly Bakulski" w:id="140" w:date="2021-11-09T15:15:22Z">
            <w:r w:rsidDel="00000000" w:rsidR="00000000" w:rsidRPr="00000000">
              <w:rPr>
                <w:rtl w:val="0"/>
              </w:rPr>
              <w:t xml:space="preserve">a</w:t>
            </w:r>
          </w:ins>
        </w:sdtContent>
      </w:sdt>
      <w:r w:rsidDel="00000000" w:rsidR="00000000" w:rsidRPr="00000000">
        <w:rPr>
          <w:rtl w:val="0"/>
        </w:rPr>
        <w:t xml:space="preserve">tal maternal smoke exposure is consistently associated with polymethylation scores at ages 9 and 15 and is portable across genetic ancestry groups in a sample of 811 children in the Fragile Families and </w:t>
      </w:r>
      <w:sdt>
        <w:sdtPr>
          <w:tag w:val="goog_rdk_254"/>
        </w:sdtPr>
        <w:sdtContent>
          <w:commentRangeStart w:id="36"/>
        </w:sdtContent>
      </w:sdt>
      <w:sdt>
        <w:sdtPr>
          <w:tag w:val="goog_rdk_255"/>
        </w:sdtPr>
        <w:sdtContent>
          <w:commentRangeStart w:id="37"/>
        </w:sdtContent>
      </w:sdt>
      <w:r w:rsidDel="00000000" w:rsidR="00000000" w:rsidRPr="00000000">
        <w:rPr>
          <w:rtl w:val="0"/>
        </w:rPr>
        <w:t xml:space="preserve">Child Wellbeing study</w:t>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277368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773680"/>
                    </a:xfrm>
                    <a:prstGeom prst="rect"/>
                    <a:ln/>
                  </pic:spPr>
                </pic:pic>
              </a:graphicData>
            </a:graphic>
          </wp:inline>
        </w:drawing>
      </w:r>
      <w:r w:rsidDel="00000000" w:rsidR="00000000" w:rsidRPr="00000000">
        <w:rPr>
          <w:rtl w:val="0"/>
        </w:rPr>
      </w:r>
    </w:p>
    <w:bookmarkStart w:colFirst="0" w:colLast="0" w:name="bookmark=id.23ckvvd" w:id="33"/>
    <w:bookmarkEnd w:id="33"/>
    <w:p w:rsidR="00000000" w:rsidDel="00000000" w:rsidP="00000000" w:rsidRDefault="00000000" w:rsidRPr="00000000" w14:paraId="0000019B">
      <w:pPr>
        <w:rPr>
          <w:rFonts w:ascii="Calibri" w:cs="Calibri" w:eastAsia="Calibri" w:hAnsi="Calibri"/>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1"/>
        <w:rPr/>
      </w:pPr>
      <w:r w:rsidDel="00000000" w:rsidR="00000000" w:rsidRPr="00000000">
        <w:rPr>
          <w:rtl w:val="0"/>
        </w:rPr>
        <w:t xml:space="preserve">Figure 4 - A) </w:t>
      </w:r>
      <w:sdt>
        <w:sdtPr>
          <w:tag w:val="goog_rdk_256"/>
        </w:sdtPr>
        <w:sdtContent>
          <w:commentRangeStart w:id="38"/>
        </w:sdtContent>
      </w:sdt>
      <w:r w:rsidDel="00000000" w:rsidR="00000000" w:rsidRPr="00000000">
        <w:rPr>
          <w:rtl w:val="0"/>
        </w:rPr>
        <w:t xml:space="preserve">Polymethylation s</w:t>
      </w:r>
      <w:commentRangeEnd w:id="38"/>
      <w:r w:rsidDel="00000000" w:rsidR="00000000" w:rsidRPr="00000000">
        <w:commentReference w:id="38"/>
      </w:r>
      <w:r w:rsidDel="00000000" w:rsidR="00000000" w:rsidRPr="00000000">
        <w:rPr>
          <w:rtl w:val="0"/>
        </w:rPr>
        <w:t xml:space="preserve">cores accurately classify maternal report of prenatal smoke exposure status at ages 9 and 15 among a 811 children in the Fragile Families and Child Wellbeing Study B) Inclusion of two-visits of DNA methylation data does not improve classification of maternal report of prenatal smoke exposure status among 811 children in the Fragile Families and Child Wellbeing study</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943600" cy="46228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622800"/>
                    </a:xfrm>
                    <a:prstGeom prst="rect"/>
                    <a:ln/>
                  </pic:spPr>
                </pic:pic>
              </a:graphicData>
            </a:graphic>
          </wp:inline>
        </w:drawing>
      </w:r>
      <w:r w:rsidDel="00000000" w:rsidR="00000000" w:rsidRPr="00000000">
        <w:rPr>
          <w:rtl w:val="0"/>
        </w:rPr>
      </w:r>
    </w:p>
    <w:bookmarkStart w:colFirst="0" w:colLast="0" w:name="bookmark=id.ihv636" w:id="34"/>
    <w:bookmarkEnd w:id="34"/>
    <w:p w:rsidR="00000000" w:rsidDel="00000000" w:rsidP="00000000" w:rsidRDefault="00000000" w:rsidRPr="00000000" w14:paraId="0000019E">
      <w:pPr>
        <w:rPr>
          <w:rFonts w:ascii="Calibri" w:cs="Calibri" w:eastAsia="Calibri" w:hAnsi="Calibri"/>
          <w:b w:val="1"/>
          <w:color w:val="4f81bd"/>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rPr/>
      </w:pPr>
      <w:r w:rsidDel="00000000" w:rsidR="00000000" w:rsidRPr="00000000">
        <w:rPr>
          <w:rtl w:val="0"/>
        </w:rPr>
        <w:t xml:space="preserve">References</w:t>
      </w:r>
    </w:p>
    <w:bookmarkStart w:colFirst="0" w:colLast="0" w:name="bookmark=id.1hmsyys" w:id="35"/>
    <w:bookmarkEnd w:id="35"/>
    <w:bookmarkStart w:colFirst="0" w:colLast="0" w:name="bookmark=id.32hioqz" w:id="36"/>
    <w:bookmarkEnd w:id="36"/>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 (2019) National survey on drug use and health 2018. </w:t>
      </w:r>
    </w:p>
    <w:bookmarkStart w:colFirst="0" w:colLast="0" w:name="bookmark=id.41mghml" w:id="37"/>
    <w:bookmarkEnd w:id="37"/>
    <w:p w:rsidR="00000000" w:rsidDel="00000000" w:rsidP="00000000" w:rsidRDefault="00000000" w:rsidRPr="00000000" w14:paraId="000001A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 Banderali G, Martelli A, Landi M, Moretti F, Betti F, Radaelli G, Lassandro C, Verduci E (2015) Short and long term health effects of parental tobacco smoking during pregnancy and lactation: A descriptive review. J Transl Med 13:327</w:t>
      </w:r>
    </w:p>
    <w:bookmarkStart w:colFirst="0" w:colLast="0" w:name="bookmark=id.2grqrue" w:id="38"/>
    <w:bookmarkEnd w:id="38"/>
    <w:p w:rsidR="00000000" w:rsidDel="00000000" w:rsidP="00000000" w:rsidRDefault="00000000" w:rsidRPr="00000000" w14:paraId="000001A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 Kvalvik LG, Nilsen RM, Skjærven R, Vollset SE, Midttun O, Ueland PM, Haug K (2012) Self-reported smoking status and plasma cotinine concentrations among pregnant women in the norwegian mother and child cohort study. Pediatr Res 72:101–7</w:t>
      </w:r>
    </w:p>
    <w:bookmarkStart w:colFirst="0" w:colLast="0" w:name="bookmark=id.vx1227" w:id="39"/>
    <w:bookmarkEnd w:id="39"/>
    <w:p w:rsidR="00000000" w:rsidDel="00000000" w:rsidP="00000000" w:rsidRDefault="00000000" w:rsidRPr="00000000" w14:paraId="000001A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4. Dietz PM, Homa D, England LJ, Burley K, Tong VT, Dube SR, Bernert JT (2011) Estimates of nondisclosure of cigarette smoking among pregnant and nonpregnant women of reproductive age in the united states. Am J Epidemiol 173:355–9</w:t>
      </w:r>
    </w:p>
    <w:bookmarkStart w:colFirst="0" w:colLast="0" w:name="bookmark=id.3fwokq0" w:id="40"/>
    <w:bookmarkEnd w:id="40"/>
    <w:p w:rsidR="00000000" w:rsidDel="00000000" w:rsidP="00000000" w:rsidRDefault="00000000" w:rsidRPr="00000000" w14:paraId="000001A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5. Dempsey D, Jacob P 3rd, Benowitz NL (2002) Accelerated metabolism of nicotine and cotinine in pregnant smokers. J Pharmacol Exp Ther 301:594–8</w:t>
      </w:r>
    </w:p>
    <w:bookmarkStart w:colFirst="0" w:colLast="0" w:name="bookmark=id.1v1yuxt" w:id="41"/>
    <w:bookmarkEnd w:id="41"/>
    <w:p w:rsidR="00000000" w:rsidDel="00000000" w:rsidP="00000000" w:rsidRDefault="00000000" w:rsidRPr="00000000" w14:paraId="000001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6. Joubert BR, Felix JF, Yousefi P, et al (2016) DNA methylation in newborns and maternal smoking in pregnancy: Genome-wide consortium meta-analysis. Am J Hum Genet 98:680–696</w:t>
      </w:r>
    </w:p>
    <w:bookmarkStart w:colFirst="0" w:colLast="0" w:name="bookmark=id.4f1mdlm" w:id="42"/>
    <w:bookmarkEnd w:id="42"/>
    <w:p w:rsidR="00000000" w:rsidDel="00000000" w:rsidP="00000000" w:rsidRDefault="00000000" w:rsidRPr="00000000" w14:paraId="000001A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7. Everson TM, Vives-Usano M, Seyve E, et al (2021) Placental DNA methylation signatures of maternal smoking during pregnancy and potential impacts on fetal growth. Nat Commun 12:5095</w:t>
      </w:r>
    </w:p>
    <w:bookmarkStart w:colFirst="0" w:colLast="0" w:name="bookmark=id.2u6wntf" w:id="43"/>
    <w:bookmarkEnd w:id="43"/>
    <w:p w:rsidR="00000000" w:rsidDel="00000000" w:rsidP="00000000" w:rsidRDefault="00000000" w:rsidRPr="00000000" w14:paraId="000001A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8. Cardenas A, Lutz SM, Everson TM, Perron P, Bouchard L, Hivert M-F (2019) Mediation by Placental DNA Methylation of the Association of Prenatal Maternal Smoking and Birth Weight. American Journal of Epidemiology 188:1878–1886</w:t>
      </w:r>
    </w:p>
    <w:bookmarkStart w:colFirst="0" w:colLast="0" w:name="bookmark=id.19c6y18" w:id="44"/>
    <w:bookmarkEnd w:id="44"/>
    <w:p w:rsidR="00000000" w:rsidDel="00000000" w:rsidP="00000000" w:rsidRDefault="00000000" w:rsidRPr="00000000" w14:paraId="000001A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9. Tehranifar P, Wu H-C, McDonald JA, Jasmine F, Santella RM, Gurvich I, Flom JD, Terry MB (2018) Maternal cigarette smoking during pregnancy and offspring DNA methylation in midlife. Epigenetics 13:129–134</w:t>
      </w:r>
    </w:p>
    <w:bookmarkStart w:colFirst="0" w:colLast="0" w:name="bookmark=id.3tbugp1" w:id="45"/>
    <w:bookmarkEnd w:id="45"/>
    <w:p w:rsidR="00000000" w:rsidDel="00000000" w:rsidP="00000000" w:rsidRDefault="00000000" w:rsidRPr="00000000" w14:paraId="000001A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10. Richmond RC, Suderman M, Langdon R, Relton CL, Davey Smith G (2018) DNA methylation as a marker for prenatal smoke exposure in adults. Int J Epidemiol 47:1120–1130</w:t>
      </w:r>
    </w:p>
    <w:bookmarkStart w:colFirst="0" w:colLast="0" w:name="bookmark=id.28h4qwu" w:id="46"/>
    <w:bookmarkEnd w:id="46"/>
    <w:p w:rsidR="00000000" w:rsidDel="00000000" w:rsidP="00000000" w:rsidRDefault="00000000" w:rsidRPr="00000000" w14:paraId="000001A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11. Galanter JM, Gignoux CR, Oh SS, et al (2017) Differential methylation between ethnic sub-groups reflects the effect of genetic ancestry and environmental exposures. eLife. </w:t>
      </w:r>
      <w:hyperlink r:id="rId14">
        <w:r w:rsidDel="00000000" w:rsidR="00000000" w:rsidRPr="00000000">
          <w:rPr>
            <w:color w:val="4f81bd"/>
            <w:rtl w:val="0"/>
          </w:rPr>
          <w:t xml:space="preserve">https://doi.org/10.7554/elife.20532</w:t>
        </w:r>
      </w:hyperlink>
      <w:r w:rsidDel="00000000" w:rsidR="00000000" w:rsidRPr="00000000">
        <w:rPr>
          <w:rtl w:val="0"/>
        </w:rPr>
      </w:r>
    </w:p>
    <w:bookmarkStart w:colFirst="0" w:colLast="0" w:name="bookmark=id.nmf14n" w:id="47"/>
    <w:bookmarkEnd w:id="47"/>
    <w:p w:rsidR="00000000" w:rsidDel="00000000" w:rsidP="00000000" w:rsidRDefault="00000000" w:rsidRPr="00000000" w14:paraId="000001A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12. Fraser HB, Lam LL, Neumann SM, Kobor MS (2012) Population-specificity of human DNA methylation. Genome Biology 13:R8</w:t>
      </w:r>
    </w:p>
    <w:bookmarkStart w:colFirst="0" w:colLast="0" w:name="bookmark=id.37m2jsg" w:id="48"/>
    <w:bookmarkEnd w:id="48"/>
    <w:p w:rsidR="00000000" w:rsidDel="00000000" w:rsidP="00000000" w:rsidRDefault="00000000" w:rsidRPr="00000000" w14:paraId="000001A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13. Moen EL, Zhang X, Mu W, Delaney SM, Wing C, McQuade J, Myers J, Godley LA, Dolan ME, Zhang W (2013) Genome-Wide Variation of Cytosine Modifications Between European and African Populations and the Implications for Complex Traits. Genetics 194:987–996</w:t>
      </w:r>
    </w:p>
    <w:bookmarkStart w:colFirst="0" w:colLast="0" w:name="bookmark=id.1mrcu09" w:id="49"/>
    <w:bookmarkEnd w:id="49"/>
    <w:p w:rsidR="00000000" w:rsidDel="00000000" w:rsidP="00000000" w:rsidRDefault="00000000" w:rsidRPr="00000000" w14:paraId="000001A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14. Rahmani E, Shenhav L, Schweiger R, et al (2017) Genome-wide methylation data mirror ancestry information. Epigenetics &amp; Chromatin. </w:t>
      </w:r>
      <w:hyperlink r:id="rId15">
        <w:r w:rsidDel="00000000" w:rsidR="00000000" w:rsidRPr="00000000">
          <w:rPr>
            <w:color w:val="4f81bd"/>
            <w:rtl w:val="0"/>
          </w:rPr>
          <w:t xml:space="preserve">https://doi.org/10.1186/s13072-016-0108-y</w:t>
        </w:r>
      </w:hyperlink>
      <w:r w:rsidDel="00000000" w:rsidR="00000000" w:rsidRPr="00000000">
        <w:rPr>
          <w:rtl w:val="0"/>
        </w:rPr>
      </w:r>
    </w:p>
    <w:bookmarkStart w:colFirst="0" w:colLast="0" w:name="bookmark=id.46r0co2" w:id="50"/>
    <w:bookmarkEnd w:id="50"/>
    <w:p w:rsidR="00000000" w:rsidDel="00000000" w:rsidP="00000000" w:rsidRDefault="00000000" w:rsidRPr="00000000" w14:paraId="000001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15. Barcelona V, Huang Y, Brown K, Liu J, Zhao W, Yu M, Kardia SLR, Smith JA, Taylor JY, Sun YV (2019) Novel DNA methylation sites associated with cigarette smoking among African Americans. Epigenetics 14:383–391</w:t>
      </w:r>
    </w:p>
    <w:bookmarkStart w:colFirst="0" w:colLast="0" w:name="bookmark=id.2lwamvv" w:id="51"/>
    <w:bookmarkEnd w:id="51"/>
    <w:p w:rsidR="00000000" w:rsidDel="00000000" w:rsidP="00000000" w:rsidRDefault="00000000" w:rsidRPr="00000000" w14:paraId="000001A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16. Sun YV, Smith AK, Conneely KN, et al (2013) Epigenomic association analysis identifies smoking-related DNA methylation sites in African Americans. Human Genetics 132:1027–1037</w:t>
      </w:r>
    </w:p>
    <w:bookmarkStart w:colFirst="0" w:colLast="0" w:name="bookmark=id.111kx3o" w:id="52"/>
    <w:bookmarkEnd w:id="52"/>
    <w:p w:rsidR="00000000" w:rsidDel="00000000" w:rsidP="00000000" w:rsidRDefault="00000000" w:rsidRPr="00000000" w14:paraId="000001B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17. Philibert RA, Beach SRH, Lei M-K, Brody GH (2013) Changes in DNA methylation at the aryl hydrocarbon receptor repressor may be a new biomarker for smoking. Clinical Epigenetics. </w:t>
      </w:r>
      <w:hyperlink r:id="rId16">
        <w:r w:rsidDel="00000000" w:rsidR="00000000" w:rsidRPr="00000000">
          <w:rPr>
            <w:color w:val="4f81bd"/>
            <w:rtl w:val="0"/>
          </w:rPr>
          <w:t xml:space="preserve">https://doi.org/10.1186/1868-7083-5-19</w:t>
        </w:r>
      </w:hyperlink>
      <w:r w:rsidDel="00000000" w:rsidR="00000000" w:rsidRPr="00000000">
        <w:rPr>
          <w:rtl w:val="0"/>
        </w:rPr>
      </w:r>
    </w:p>
    <w:bookmarkStart w:colFirst="0" w:colLast="0" w:name="bookmark=id.3l18frh" w:id="53"/>
    <w:bookmarkEnd w:id="53"/>
    <w:p w:rsidR="00000000" w:rsidDel="00000000" w:rsidP="00000000" w:rsidRDefault="00000000" w:rsidRPr="00000000" w14:paraId="000001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18. Philibert RA, Beach SRH, Brody GH (2012) Demethylation of the aryl hydrocarbon receptor repressor as a biomarker for nascent smokers. Epigenetics 7:1331–1338</w:t>
      </w:r>
    </w:p>
    <w:bookmarkStart w:colFirst="0" w:colLast="0" w:name="bookmark=id.206ipza" w:id="54"/>
    <w:bookmarkEnd w:id="54"/>
    <w:p w:rsidR="00000000" w:rsidDel="00000000" w:rsidP="00000000" w:rsidRDefault="00000000" w:rsidRPr="00000000" w14:paraId="000001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19. Xu R, Hong X, Zhang B, Huang W, Hou W, Wang G, Wang X, Igusa T, Liang L, Ji H (2021) DNA methylation mediates the effect of maternal smoking on offspring birthweight: a birth cohort study of multi-ethnic US mothernewborn pairs. Clinical Epigenetics. </w:t>
      </w:r>
      <w:hyperlink r:id="rId17">
        <w:r w:rsidDel="00000000" w:rsidR="00000000" w:rsidRPr="00000000">
          <w:rPr>
            <w:color w:val="4f81bd"/>
            <w:rtl w:val="0"/>
          </w:rPr>
          <w:t xml:space="preserve">https://doi.org/10.1186/s13148-021-01032-6</w:t>
        </w:r>
      </w:hyperlink>
      <w:r w:rsidDel="00000000" w:rsidR="00000000" w:rsidRPr="00000000">
        <w:rPr>
          <w:rtl w:val="0"/>
        </w:rPr>
      </w:r>
    </w:p>
    <w:bookmarkStart w:colFirst="0" w:colLast="0" w:name="bookmark=id.4k668n3" w:id="55"/>
    <w:bookmarkEnd w:id="55"/>
    <w:p w:rsidR="00000000" w:rsidDel="00000000" w:rsidP="00000000" w:rsidRDefault="00000000" w:rsidRPr="00000000" w14:paraId="000001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20. Ladd-Acosta C, Shu C, Lee BK, et al (2016) Presence of an epigenetic signature of prenatal cigarette smoke exposure in childhood. Environ Res 144:139–148</w:t>
      </w:r>
    </w:p>
    <w:bookmarkStart w:colFirst="0" w:colLast="0" w:name="bookmark=id.2zbgiuw" w:id="56"/>
    <w:bookmarkEnd w:id="56"/>
    <w:p w:rsidR="00000000" w:rsidDel="00000000" w:rsidP="00000000" w:rsidRDefault="00000000" w:rsidRPr="00000000" w14:paraId="000001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21. Neophytou AM, Oh SS, Hu D, Huntsman S, Eng C, Rodrı́guez-Santana JoséR, Kumar R, Balmes JR, Eisen EA, Burchard EG (2019) In utero tobacco smoke exposure, DNA methylation, and asthma in latino children. Environmental Epidemiology 3:</w:t>
      </w:r>
    </w:p>
    <w:bookmarkStart w:colFirst="0" w:colLast="0" w:name="bookmark=id.1egqt2p" w:id="57"/>
    <w:bookmarkEnd w:id="57"/>
    <w:p w:rsidR="00000000" w:rsidDel="00000000" w:rsidP="00000000" w:rsidRDefault="00000000" w:rsidRPr="00000000" w14:paraId="000001B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22. Philibert R, Dogan M, Beach SRH, Mills JA, Long JD (2019) AHRR methylation predicts smoking status and smoking intensity in both saliva and blood DNA. American Journal of Medical Genetics Part B: Neuropsychiatric Genetics 183:51–60</w:t>
      </w:r>
    </w:p>
    <w:bookmarkStart w:colFirst="0" w:colLast="0" w:name="bookmark=id.3ygebqi" w:id="58"/>
    <w:bookmarkEnd w:id="58"/>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23. Reese SE, Zhao S, Wu MC, et al (2017) DNA methylation score as a biomarker in newborns for sustained maternal smoking during pregnancy. Environ Health Perspect 125:760–766</w:t>
      </w:r>
    </w:p>
    <w:bookmarkStart w:colFirst="0" w:colLast="0" w:name="bookmark=id.2dlolyb" w:id="59"/>
    <w:bookmarkEnd w:id="59"/>
    <w:p w:rsidR="00000000" w:rsidDel="00000000" w:rsidP="00000000" w:rsidRDefault="00000000" w:rsidRPr="00000000" w14:paraId="000001B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24. Chen J, Zang Z, Braun U, et al (2020) Association of a Reproducible Epigenetic Risk Profile for Schizophrenia With Brain Methylation and Function. JAMA Psychiatry 77:628</w:t>
      </w:r>
    </w:p>
    <w:bookmarkStart w:colFirst="0" w:colLast="0" w:name="bookmark=id.sqyw64" w:id="60"/>
    <w:bookmarkEnd w:id="60"/>
    <w:p w:rsidR="00000000" w:rsidDel="00000000" w:rsidP="00000000" w:rsidRDefault="00000000" w:rsidRPr="00000000" w14:paraId="000001B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25. Bakulski KM, Fisher JD, Dou JF, Gard A, Schneper L, Notterman DA, Ware EB, Mitchell C (2021) Prenatal Particulate Matter Exposure Is Associated with Saliva DNA Methylation at Age 15: Applying Cumulative DNA Methylation Scores as an Exposure Biomarker. Toxics 9:262</w:t>
      </w:r>
    </w:p>
    <w:bookmarkStart w:colFirst="0" w:colLast="0" w:name="bookmark=id.3cqmetx" w:id="61"/>
    <w:bookmarkEnd w:id="61"/>
    <w:p w:rsidR="00000000" w:rsidDel="00000000" w:rsidP="00000000" w:rsidRDefault="00000000" w:rsidRPr="00000000" w14:paraId="000001B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26. Wiklund P, Karhunen V, Richmond RC, et al (2019) DNA methylation links prenatal smoking exposure to later life health outcomes in offspring. Clinical Epigenetics. </w:t>
      </w:r>
      <w:hyperlink r:id="rId18">
        <w:r w:rsidDel="00000000" w:rsidR="00000000" w:rsidRPr="00000000">
          <w:rPr>
            <w:color w:val="4f81bd"/>
            <w:rtl w:val="0"/>
          </w:rPr>
          <w:t xml:space="preserve">https://doi.org/10.1186/s13148-019-0683-4</w:t>
        </w:r>
      </w:hyperlink>
      <w:r w:rsidDel="00000000" w:rsidR="00000000" w:rsidRPr="00000000">
        <w:rPr>
          <w:rtl w:val="0"/>
        </w:rPr>
      </w:r>
    </w:p>
    <w:bookmarkStart w:colFirst="0" w:colLast="0" w:name="bookmark=id.1rvwp1q" w:id="62"/>
    <w:bookmarkEnd w:id="62"/>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27. Langie SAS, Moisse M, Declerck K, Koppen G, Godderis L, Vanden Berghe W, Drury S, De Boever P (2017) Salivary DNA Methylation Profiling: Aspects to Consider for Biomarker Identification. Basic &amp; Clinical Pharmacology &amp; Toxicology 121:93–101</w:t>
      </w:r>
    </w:p>
    <w:bookmarkStart w:colFirst="0" w:colLast="0" w:name="bookmark=id.4bvk7pj" w:id="63"/>
    <w:bookmarkEnd w:id="63"/>
    <w:p w:rsidR="00000000" w:rsidDel="00000000" w:rsidP="00000000" w:rsidRDefault="00000000" w:rsidRPr="00000000" w14:paraId="000001B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28. Martin AR, Kanai M, Kamatani Y, Okada Y, Neale BM, Daly MJ (2019) Clinical use of current polygenic risk scores may exacerbate health disparities. Nature Genetics 51:584–591</w:t>
      </w:r>
    </w:p>
    <w:bookmarkStart w:colFirst="0" w:colLast="0" w:name="bookmark=id.2r0uhxc" w:id="64"/>
    <w:bookmarkEnd w:id="64"/>
    <w:p w:rsidR="00000000" w:rsidDel="00000000" w:rsidP="00000000" w:rsidRDefault="00000000" w:rsidRPr="00000000" w14:paraId="000001B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29. Hüls A, Czamara D (2019) Methodological challenges in constructing DNA methylation risk scores. Epigenetics 15:1–11</w:t>
      </w:r>
    </w:p>
    <w:bookmarkStart w:colFirst="0" w:colLast="0" w:name="bookmark=id.1664s55" w:id="65"/>
    <w:bookmarkEnd w:id="65"/>
    <w:p w:rsidR="00000000" w:rsidDel="00000000" w:rsidP="00000000" w:rsidRDefault="00000000" w:rsidRPr="00000000" w14:paraId="000001B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30. El-Toukhy S, Sabado M, Choi K (2016) Trends in Susceptibility to Smoking by Race and Ethnicity. Pediatrics 138:e20161254</w:t>
      </w:r>
    </w:p>
    <w:bookmarkStart w:colFirst="0" w:colLast="0" w:name="bookmark=id.3q5sasy" w:id="66"/>
    <w:bookmarkEnd w:id="66"/>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31. Dawes K, Andersen A, Vercande K, Papworth E, Philibert W, Beach SRH, Gibbons FX, Gerrard M, Philibert R (2019) Saliva DNA Methylation Detects Nascent Smoking in Adolescents. Journal of Child and Adolescent Psychopharmacology 29:535–544</w:t>
      </w:r>
    </w:p>
    <w:bookmarkStart w:colFirst="0" w:colLast="0" w:name="bookmark=id.25b2l0r" w:id="67"/>
    <w:bookmarkEnd w:id="67"/>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32. Sirugo G, Williams SM, Tishkoff SA (2019) The Missing Diversity in Human Genetic Studies. Cell 177:26–31</w:t>
      </w:r>
    </w:p>
    <w:bookmarkStart w:colFirst="0" w:colLast="0" w:name="bookmark=id.kgcv8k" w:id="68"/>
    <w:bookmarkEnd w:id="68"/>
    <w:p w:rsidR="00000000" w:rsidDel="00000000" w:rsidP="00000000" w:rsidRDefault="00000000" w:rsidRPr="00000000" w14:paraId="000001C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33. Bentley AR, Callier S, Rotimi CN (2017) Diversity and inclusion in genomic research: why the uneven progress? Journal of Community Genetics 8:255–266</w:t>
      </w:r>
    </w:p>
    <w:bookmarkStart w:colFirst="0" w:colLast="0" w:name="bookmark=id.34g0dwd" w:id="69"/>
    <w:bookmarkEnd w:id="69"/>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34. Reichman NE, Teitler JO, Garfinkel I, McLanahan SS (2001) Fragile families: Sample and design. Children and Youth Services Review 23:303–326</w:t>
      </w:r>
    </w:p>
    <w:bookmarkStart w:colFirst="0" w:colLast="0" w:name="bookmark=id.1jlao46" w:id="70"/>
    <w:bookmarkEnd w:id="70"/>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35. Sandoval J, Heyn H, Moran S, Serra-Musach J, Pujana MA, Bibikova M, Esteller M (2011) Validation of a DNA methylation microarray for 450,000 CpG sites in the human genome. Epigenetics 6:692–702</w:t>
      </w:r>
    </w:p>
    <w:bookmarkStart w:colFirst="0" w:colLast="0" w:name="bookmark=id.43ky6rz" w:id="71"/>
    <w:bookmarkEnd w:id="71"/>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36. Aryee MJ, Jaffe AE, Corrada-Bravo H, Ladd-Acosta C, Feinberg AP, Hansen KD, Irizarry RA (2014) Minfi: a flexible and comprehensive Bioconductor package for the analysis of Infinium DNA methylation microarrays. Bioinformatics 30:1363–1369</w:t>
      </w:r>
    </w:p>
    <w:bookmarkStart w:colFirst="0" w:colLast="0" w:name="bookmark=id.2iq8gzs" w:id="72"/>
    <w:bookmarkEnd w:id="72"/>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37. Heiss JA, Just AC (2018) Identifying mislabeled and contaminated DNA methylation microarray data: an extended quality control toolset with examples from GEO. Clinical Epigenetics. </w:t>
      </w:r>
      <w:hyperlink r:id="rId19">
        <w:r w:rsidDel="00000000" w:rsidR="00000000" w:rsidRPr="00000000">
          <w:rPr>
            <w:color w:val="4f81bd"/>
            <w:rtl w:val="0"/>
          </w:rPr>
          <w:t xml:space="preserve">https://doi.org/10.1186/s13148-018-0504-1</w:t>
        </w:r>
      </w:hyperlink>
      <w:r w:rsidDel="00000000" w:rsidR="00000000" w:rsidRPr="00000000">
        <w:rPr>
          <w:rtl w:val="0"/>
        </w:rPr>
      </w:r>
    </w:p>
    <w:bookmarkStart w:colFirst="0" w:colLast="0" w:name="bookmark=id.xvir7l" w:id="73"/>
    <w:bookmarkEnd w:id="73"/>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38. Chen Y, Lemire M, Choufani S, Butcher DT, Grafodatskaya D, Zanke BW, Gallinger S, Hudson TJ, Weksberg R (2013) Discovery of cross-reactive probes and polymorphic CpGs in the Illumina Infinium HumanMethylation450 microarray. Epigenetics 8:203–209</w:t>
      </w:r>
    </w:p>
    <w:bookmarkStart w:colFirst="0" w:colLast="0" w:name="bookmark=id.3hv69ve" w:id="74"/>
    <w:bookmarkEnd w:id="74"/>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39. Middleton LYM, Dou J, Fisher J, et al (2021) Saliva cell type DNA methylation reference panel for epidemiological studies in children. Epigenetics 1–17</w:t>
      </w:r>
    </w:p>
    <w:bookmarkStart w:colFirst="0" w:colLast="0" w:name="bookmark=id.1x0gk37" w:id="75"/>
    <w:bookmarkEnd w:id="75"/>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40. McEwen LM, O’Donnell KJ, McGill MG, et al (2019) The PedBE clock accurately estimates DNA methylation age in pediatric buccal cells. Proceedings of the National Academy of Sciences 117:23329–23335</w:t>
      </w:r>
    </w:p>
    <w:bookmarkStart w:colFirst="0" w:colLast="0" w:name="bookmark=id.4h042r0" w:id="76"/>
    <w:bookmarkEnd w:id="76"/>
    <w:p w:rsidR="00000000" w:rsidDel="00000000" w:rsidP="00000000" w:rsidRDefault="00000000" w:rsidRPr="00000000" w14:paraId="000001C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41. Lu AT, Quach A, Wilson JG, et al (2019) DNA methylation GrimAge strongly predicts lifespan and healthspan. Aging 11:303–327</w:t>
      </w:r>
      <w:r w:rsidDel="00000000" w:rsidR="00000000" w:rsidRPr="00000000">
        <w:rPr>
          <w:rtl w:val="0"/>
        </w:rPr>
      </w:r>
    </w:p>
    <w:sectPr>
      <w:pgSz w:h="15840" w:w="12240" w:orient="portrait"/>
      <w:pgMar w:bottom="1440" w:top="1440" w:left="1440" w:right="1440" w:header="360" w:footer="36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lly Bakulski" w:id="0" w:date="2021-11-09T15:23:31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way to export the whole document in Arial font? The font changing is going to attract comments from non-Rmarkdown users.</w:t>
      </w:r>
    </w:p>
  </w:comment>
  <w:comment w:author="Kelly Bakulski" w:id="13" w:date="2021-11-09T15:25:29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the same as the "key covariates above"? If so, let's call these the base covariates throughout.</w:t>
      </w:r>
    </w:p>
  </w:comment>
  <w:comment w:author="Kelly Bakulski" w:id="22" w:date="2021-11-09T15:25:16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if you're using the phrase primary model, make sure that is throughout the results. There we use "key covariates" and "base model". Hopefully we can pick a more limited term and use it consistently.</w:t>
      </w:r>
    </w:p>
  </w:comment>
  <w:comment w:author="Kelly Bakulski" w:id="2" w:date="2021-11-09T15:25:43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you want to get into this in the intro. Your readers will expect you to compare all of these methods in your paper. I would move this to the discussion as more of a future direction (or limit the introduction sentence to just the types that you will evaluate and move SVM to the discussion).</w:t>
      </w:r>
    </w:p>
  </w:comment>
  <w:comment w:author="Kelly Bakulski" w:id="9" w:date="2021-11-09T15:25:36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The magnitude of associations were lower in stratified analyses?</w:t>
      </w:r>
    </w:p>
  </w:comment>
  <w:comment w:author="Kelly Bakulski" w:id="32" w:date="2021-11-09T15:18:44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some description of y-axis units somewhere either on the plots or the legend. For example, the pediatric clock axis is in years.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AHRR and global DNA methylation: Throughout the whole paper we need  to be reporting percents (0-100) instead of percentages (0-1), which requires multiplying your values by 100.</w:t>
      </w:r>
    </w:p>
  </w:comment>
  <w:comment w:author="Kelly Bakulski" w:id="30" w:date="2021-11-09T15:14:10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weird that these child variables are at the bottom. Can they go up with the other DNAm variables?</w:t>
      </w:r>
    </w:p>
  </w:comment>
  <w:comment w:author="Kelly Bakulski" w:id="38" w:date="2021-11-09T15:20:41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in the base model? Need this in the figure legend.</w:t>
      </w:r>
    </w:p>
  </w:comment>
  <w:comment w:author="Kelly Bakulski" w:id="31" w:date="2021-11-09T15:13:2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Details in a footnote. Have a shorter version in the table.</w:t>
      </w:r>
    </w:p>
  </w:comment>
  <w:comment w:author="Kelly Bakulski" w:id="33" w:date="2021-11-09T15:15:11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is strangely coming out pixelated. May need a separate export for the submission.</w:t>
      </w:r>
    </w:p>
  </w:comment>
  <w:comment w:author="Kelly Bakulski" w:id="1" w:date="2021-11-09T15:22:39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to make the exponentiation work in Rmarkdown free text sections you need to put a backtick and an r around it. Something like: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Blostein`r ^1`</w:t>
      </w:r>
    </w:p>
  </w:comment>
  <w:comment w:author="Kelly Bakulski" w:id="34" w:date="2021-11-09T15:14:52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where this acronym of CT is used in this figure.</w:t>
      </w:r>
    </w:p>
  </w:comment>
  <w:comment w:author="Kelly Bakulski" w:id="35" w:date="2021-11-09T15:19:08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I see it now. Can that panel just say polymethylation score for smoke exposure in the facet title? Then the legend can get into the detail?</w:t>
      </w:r>
    </w:p>
  </w:comment>
  <w:comment w:author="Kelly Bakulski" w:id="24" w:date="2021-11-09T15:21:16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shrink the font on this table so values don't run across lines?</w:t>
      </w:r>
    </w:p>
  </w:comment>
  <w:comment w:author="Kelly Bakulski" w:id="36" w:date="2021-11-09T15:15:43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vertical lines at zero for the null.</w:t>
      </w:r>
    </w:p>
  </w:comment>
  <w:comment w:author="Kelly Bakulski" w:id="37" w:date="2021-11-09T15:19:54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these models adjusted for? Add to the legend.</w:t>
      </w:r>
    </w:p>
  </w:comment>
  <w:comment w:author="Kelly Bakulski" w:id="3" w:date="2021-11-09T14:36:27Z">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I would only include this detail about LASSO regression in the discussion section since you won't deliver on this method for this paper.</w:t>
      </w:r>
    </w:p>
  </w:comment>
  <w:comment w:author="Kelly Bakulski" w:id="6" w:date="2021-11-09T14:45:37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Formatting is strange here in the knit.</w:t>
      </w:r>
    </w:p>
  </w:comment>
  <w:comment w:author="Kelly Bakulski" w:id="4" w:date="2021-11-09T14:37:41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Delete this clause from the introduction. Include in the discussion.</w:t>
      </w:r>
    </w:p>
  </w:comment>
  <w:comment w:author="Kelly Bakulski" w:id="5" w:date="2021-11-09T14:38:37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this be the same thing as saying with 72% accuracy? The prior sentences in this paragraph have me expecting accuracy statements.</w:t>
      </w:r>
    </w:p>
  </w:comment>
  <w:comment w:author="Kelly Bakulski" w:id="29" w:date="2021-11-09T15:11:35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a footnote for all this detail. In the table can just be "Polymethylation score for smoke exposure"</w:t>
      </w:r>
    </w:p>
  </w:comment>
  <w:comment w:author="Kelly Bakulski" w:id="25" w:date="2021-11-09T15:08:43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please reorder the rows? Within the child section, we want our most important variables for the paper first (DNA methylation variables, specifically polymethylation score and AHRR site)</w:t>
      </w:r>
    </w:p>
  </w:comment>
  <w:comment w:author="Kelly Bakulski" w:id="26" w:date="2021-11-09T15:08:42Z">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what this jargon means. Can we just say gender and explain in more detail in the methods?</w:t>
      </w:r>
    </w:p>
  </w:comment>
  <w:comment w:author="Kelly Bakulski" w:id="27" w:date="2021-11-09T15:09:09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multiply by 100 so we're reporting percents, not percentages.</w:t>
      </w:r>
    </w:p>
  </w:comment>
  <w:comment w:author="Kelly Bakulski" w:id="14" w:date="2021-11-09T15:01:02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w:t>
      </w:r>
    </w:p>
  </w:comment>
  <w:comment w:author="Kelly Bakulski" w:id="12" w:date="2021-11-09T14:57:23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 thought all polymethylation scores were built using regression coefficients.</w:t>
      </w:r>
    </w:p>
  </w:comment>
  <w:comment w:author="Kelly Bakulski" w:id="11" w:date="2021-11-09T14:56:45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Adjusting for key covariates? Or adjusting for other exposures and postnatal exposures? I can't tell what type of sensitivity analysis this is.</w:t>
      </w:r>
    </w:p>
  </w:comment>
  <w:comment w:author="Kelly Bakulski" w:id="28" w:date="2021-11-09T15:10:54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no idea what the units on this is.</w:t>
      </w:r>
    </w:p>
  </w:comment>
  <w:comment w:author="Kelly Bakulski" w:id="7" w:date="2021-11-09T14:49:18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confirm that you're reporting percents (ranging from 0-100) and not percentages (ranging from 0-1). May need to multiply the coefficients by 100 if using the standard beta matrix. If this is percents, this is concerning. We don't have confidence that the array is capable of detecting 0.01% difference in DNAm, but it could detect 1% differences.</w:t>
      </w:r>
    </w:p>
  </w:comment>
  <w:comment w:author="Kelly Bakulski" w:id="8" w:date="2021-11-09T14:52:36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 only one association per sentence for simplicity of communication.</w:t>
      </w:r>
    </w:p>
  </w:comment>
  <w:comment w:author="Kelly Bakulski" w:id="10" w:date="2021-11-09T14:59:29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see where you report the negative control global DNAm and epigenetic clock association results.</w:t>
      </w:r>
    </w:p>
  </w:comment>
  <w:comment w:author="Kelly Bakulski" w:id="15" w:date="2021-11-09T14:58:40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is strange in the knit</w:t>
      </w:r>
    </w:p>
  </w:comment>
  <w:comment w:author="Freida Blostein" w:id="19" w:date="2021-11-04T20:53:47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IRB info is at end in 'Declarations' section</w:t>
      </w:r>
    </w:p>
  </w:comment>
  <w:comment w:author="Freida Blostein" w:id="21" w:date="2021-11-04T20:54:2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Dot notation is how it is on the DNA Genotek website</w:t>
      </w:r>
    </w:p>
  </w:comment>
  <w:comment w:author="Blostein, Freida" w:id="18" w:date="2021-11-04T17:15: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Colter please help flesh out this sentence/process</w:t>
      </w:r>
    </w:p>
  </w:comment>
  <w:comment w:author="Blostein, Freida" w:id="23" w:date="2021-11-04T17:14: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Coauthors please add applicable funding</w:t>
      </w:r>
    </w:p>
  </w:comment>
  <w:comment w:author="Blostein, Freida" w:id="20" w:date="2021-11-04T17:15:0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Jonah and Colter please help</w:t>
      </w:r>
    </w:p>
  </w:comment>
  <w:comment w:author="Freida Blostein" w:id="16" w:date="2021-11-04T20:53:24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Methods are required to go after discussion in Clinical Epigenetics</w:t>
      </w:r>
    </w:p>
  </w:comment>
  <w:comment w:author="Kelly Bakulski" w:id="17" w:date="2021-11-09T15:03:33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Got it. Thanks for checking for me!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9" w15:done="0"/>
  <w15:commentEx w15:paraId="000001CA" w15:done="0"/>
  <w15:commentEx w15:paraId="000001CB" w15:done="0"/>
  <w15:commentEx w15:paraId="000001CC" w15:done="0"/>
  <w15:commentEx w15:paraId="000001CD" w15:done="0"/>
  <w15:commentEx w15:paraId="000001CF" w15:done="0"/>
  <w15:commentEx w15:paraId="000001D0" w15:done="0"/>
  <w15:commentEx w15:paraId="000001D1" w15:done="0"/>
  <w15:commentEx w15:paraId="000001D2" w15:done="0"/>
  <w15:commentEx w15:paraId="000001D3" w15:done="0"/>
  <w15:commentEx w15:paraId="000001D5" w15:done="0"/>
  <w15:commentEx w15:paraId="000001D6" w15:done="0"/>
  <w15:commentEx w15:paraId="000001D7" w15:paraIdParent="000001D6" w15:done="0"/>
  <w15:commentEx w15:paraId="000001D8" w15:done="0"/>
  <w15:commentEx w15:paraId="000001D9" w15:done="0"/>
  <w15:commentEx w15:paraId="000001DA" w15:paraIdParent="000001D9" w15:done="0"/>
  <w15:commentEx w15:paraId="000001DB" w15:done="0"/>
  <w15:commentEx w15:paraId="000001DC" w15:done="0"/>
  <w15:commentEx w15:paraId="000001DD" w15:done="0"/>
  <w15:commentEx w15:paraId="000001DE" w15:done="0"/>
  <w15:commentEx w15:paraId="000001DF" w15:done="0"/>
  <w15:commentEx w15:paraId="000001E0" w15:done="0"/>
  <w15:commentEx w15:paraId="000001E1" w15:done="0"/>
  <w15:commentEx w15:paraId="000001E2" w15:done="0"/>
  <w15:commentEx w15:paraId="000001E3" w15:done="0"/>
  <w15:commentEx w15:paraId="000001E4" w15:done="0"/>
  <w15:commentEx w15:paraId="000001E5" w15:done="0"/>
  <w15:commentEx w15:paraId="000001E6" w15:done="0"/>
  <w15:commentEx w15:paraId="000001E7" w15:done="0"/>
  <w15:commentEx w15:paraId="000001E8" w15:done="0"/>
  <w15:commentEx w15:paraId="000001E9" w15:done="0"/>
  <w15:commentEx w15:paraId="000001EA" w15:done="0"/>
  <w15:commentEx w15:paraId="000001EB" w15:done="0"/>
  <w15:commentEx w15:paraId="000001EC" w15:done="0"/>
  <w15:commentEx w15:paraId="000001ED" w15:done="0"/>
  <w15:commentEx w15:paraId="000001EE" w15:done="0"/>
  <w15:commentEx w15:paraId="000001EF" w15:done="0"/>
  <w15:commentEx w15:paraId="000001F0" w15:done="0"/>
  <w15:commentEx w15:paraId="000001F1" w15:paraIdParent="000001F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semiHidden w:val="1"/>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semiHidden w:val="1"/>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Subtitle">
    <w:name w:val="Subtitle"/>
    <w:basedOn w:val="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basedOn w:val="TableNormal"/>
    <w:semiHidden w:val="1"/>
    <w:unhideWhenUsed w:val="1"/>
    <w:qFormat w:val="1"/>
    <w:tblPr/>
    <w:tblStylePr w:type="firstRow">
      <w:tblPr>
        <w:jc w:val="left"/>
      </w:tblPr>
      <w:trPr>
        <w:jc w:val="left"/>
      </w:trPr>
      <w:tcPr>
        <w:tcBorders>
          <w:bottom w:color="auto"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character" w:styleId="Strong">
    <w:name w:val="Strong"/>
    <w:basedOn w:val="DefaultParagraphFont"/>
    <w:uiPriority w:val="22"/>
    <w:qFormat w:val="1"/>
    <w:rsid w:val="00467F92"/>
    <w:rPr>
      <w:b w:val="1"/>
      <w:bCs w:val="1"/>
    </w:rPr>
  </w:style>
  <w:style w:type="paragraph" w:styleId="gtfootnote" w:customStyle="1">
    <w:name w:val="gt_footnote"/>
    <w:basedOn w:val="Normal"/>
    <w:rsid w:val="00467F92"/>
    <w:pPr>
      <w:spacing w:after="100" w:afterAutospacing="1" w:before="100" w:beforeAutospacing="1"/>
    </w:pPr>
    <w:rPr>
      <w:rFonts w:ascii="Times New Roman" w:cs="Times New Roman" w:eastAsia="Times New Roman" w:hAnsi="Times New Roman"/>
    </w:rPr>
  </w:style>
  <w:style w:type="character" w:styleId="Emphasis">
    <w:name w:val="Emphasis"/>
    <w:basedOn w:val="DefaultParagraphFont"/>
    <w:uiPriority w:val="20"/>
    <w:qFormat w:val="1"/>
    <w:rsid w:val="00467F92"/>
    <w:rPr>
      <w:i w:val="1"/>
      <w:iCs w:val="1"/>
    </w:rPr>
  </w:style>
  <w:style w:type="paragraph" w:styleId="CommentSubject">
    <w:name w:val="annotation subject"/>
    <w:basedOn w:val="CommentText"/>
    <w:next w:val="CommentText"/>
    <w:link w:val="CommentSubjectChar"/>
    <w:uiPriority w:val="99"/>
    <w:semiHidden w:val="1"/>
    <w:unhideWhenUsed w:val="1"/>
    <w:rsid w:val="003E5A26"/>
    <w:rPr>
      <w:b w:val="1"/>
      <w:bCs w:val="1"/>
    </w:rPr>
  </w:style>
  <w:style w:type="character" w:styleId="CommentSubjectChar" w:customStyle="1">
    <w:name w:val="Comment Subject Char"/>
    <w:basedOn w:val="CommentTextChar"/>
    <w:link w:val="CommentSubject"/>
    <w:uiPriority w:val="99"/>
    <w:semiHidden w:val="1"/>
    <w:rsid w:val="003E5A26"/>
    <w:rPr>
      <w:b w:val="1"/>
      <w:bCs w:val="1"/>
      <w:sz w:val="20"/>
      <w:szCs w:val="20"/>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kobor-lab/Public-Scripts" TargetMode="External"/><Relationship Id="rId15" Type="http://schemas.openxmlformats.org/officeDocument/2006/relationships/hyperlink" Target="https://doi.org/10.1186/s13072-016-0108-y" TargetMode="External"/><Relationship Id="rId14" Type="http://schemas.openxmlformats.org/officeDocument/2006/relationships/hyperlink" Target="https://doi.org/10.7554/elife.20532" TargetMode="External"/><Relationship Id="rId17" Type="http://schemas.openxmlformats.org/officeDocument/2006/relationships/hyperlink" Target="https://doi.org/10.1186/s13148-021-01032-6" TargetMode="External"/><Relationship Id="rId16" Type="http://schemas.openxmlformats.org/officeDocument/2006/relationships/hyperlink" Target="https://doi.org/10.1186/1868-7083-5-19" TargetMode="External"/><Relationship Id="rId5" Type="http://schemas.openxmlformats.org/officeDocument/2006/relationships/numbering" Target="numbering.xml"/><Relationship Id="rId19" Type="http://schemas.openxmlformats.org/officeDocument/2006/relationships/hyperlink" Target="https://doi.org/10.1186/s13148-018-0504-1" TargetMode="External"/><Relationship Id="rId6" Type="http://schemas.openxmlformats.org/officeDocument/2006/relationships/styles" Target="styles.xml"/><Relationship Id="rId18" Type="http://schemas.openxmlformats.org/officeDocument/2006/relationships/hyperlink" Target="https://doi.org/10.1186/s13148-019-0683-4"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KySN/g7+Sg61T/kQXWwYpHHteA==">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2021-11-04T20:46:00Z</dcterms:created>
  <dc:cre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Methylation_SmokingBib.bib</vt:lpwstr>
  </property>
  <property fmtid="{D5CDD505-2E9C-101B-9397-08002B2CF9AE}" pid="4" name="csl">
    <vt:lpwstr>springer-vancouver.csl</vt:lpwstr>
  </property>
  <property fmtid="{D5CDD505-2E9C-101B-9397-08002B2CF9AE}" pid="5" name="date">
    <vt:lpwstr>2021-11-04</vt:lpwstr>
  </property>
  <property fmtid="{D5CDD505-2E9C-101B-9397-08002B2CF9AE}" pid="6" name="output">
    <vt:lpwstr/>
  </property>
</Properties>
</file>